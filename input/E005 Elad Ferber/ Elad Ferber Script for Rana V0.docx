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Elad Ferber Script for Rana VO</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280" w:lineRule="auto"/>
        <w:rPr>
          <w:sz w:val="24"/>
          <w:szCs w:val="24"/>
        </w:rPr>
      </w:pPr>
      <w:r w:rsidDel="00000000" w:rsidR="00000000" w:rsidRPr="00000000">
        <w:rPr>
          <w:rtl w:val="0"/>
        </w:rPr>
      </w:r>
    </w:p>
    <w:p w:rsidR="00000000" w:rsidDel="00000000" w:rsidP="00000000" w:rsidRDefault="00000000" w:rsidRPr="00000000" w14:paraId="00000004">
      <w:pPr>
        <w:spacing w:after="280" w:lineRule="auto"/>
        <w:ind w:left="0" w:firstLine="0"/>
        <w:rPr>
          <w:b w:val="1"/>
          <w:bCs w:val="1"/>
          <w:sz w:val="24"/>
          <w:szCs w:val="24"/>
        </w:rPr>
      </w:pPr>
      <w:r w:rsidDel="00000000" w:rsidR="00000000" w:rsidRPr="00000000">
        <w:rPr>
          <w:b w:val="1"/>
          <w:bCs w:val="1"/>
          <w:sz w:val="24"/>
          <w:szCs w:val="24"/>
          <w:rtl w:val="0"/>
        </w:rPr>
        <w:t xml:space="preserve">[Audio collage w/ hold music]</w:t>
      </w:r>
      <w:r w:rsidDel="00000000" w:rsidR="00000000" w:rsidRPr="00000000">
        <w:rPr>
          <w:rtl w:val="0"/>
        </w:rPr>
      </w:r>
    </w:p>
    <w:p w:rsidR="00000000" w:rsidDel="00000000" w:rsidP="00000000" w:rsidRDefault="00000000" w:rsidRPr="00000000" w14:paraId="00000005">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b w:val="1"/>
          <w:bCs w:val="1"/>
          <w:color w:val="0000ff"/>
          <w:sz w:val="26"/>
          <w:szCs w:val="26"/>
          <w:rtl w:val="0"/>
        </w:rPr>
        <w:t xml:space="preserve"> You know this sound. It's the soundtrack to every phone call you wish you didn't have to make. … to the car insurance company ... or to that medical specialist you need to send your kid to. </w:t>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0000ff"/>
          <w:sz w:val="26"/>
          <w:szCs w:val="26"/>
          <w:rtl w:val="0"/>
        </w:rPr>
        <w:t xml:space="preserve">Yes, it’s really still part of life – in 2024!</w:t>
      </w:r>
    </w:p>
    <w:p w:rsidR="00000000" w:rsidDel="00000000" w:rsidP="00000000" w:rsidRDefault="00000000" w:rsidRPr="00000000" w14:paraId="00000007">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A lot of the default communication channels, our voice, our fax, and, you know, it </w:t>
      </w:r>
      <w:r w:rsidDel="00000000" w:rsidR="00000000" w:rsidRPr="00000000">
        <w:rPr>
          <w:color w:val="6d6d6d"/>
          <w:sz w:val="24"/>
          <w:szCs w:val="24"/>
          <w:rtl w:val="0"/>
        </w:rPr>
        <w:t xml:space="preserve">[00:00:30]</w:t>
      </w:r>
      <w:r w:rsidDel="00000000" w:rsidR="00000000" w:rsidRPr="00000000">
        <w:rPr>
          <w:sz w:val="24"/>
          <w:szCs w:val="24"/>
          <w:rtl w:val="0"/>
        </w:rPr>
        <w:t xml:space="preserve"> feels antiquated. Actually, that's the world we live in today. </w:t>
      </w:r>
      <w:r w:rsidDel="00000000" w:rsidR="00000000" w:rsidRPr="00000000">
        <w:rPr>
          <w:rtl w:val="0"/>
        </w:rPr>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Elad Ferber is a computer engineer who’s applying the power of AI to one </w:t>
      </w:r>
      <w:r w:rsidDel="00000000" w:rsidR="00000000" w:rsidRPr="00000000">
        <w:rPr>
          <w:b w:val="1"/>
          <w:bCs w:val="1"/>
          <w:color w:val="0000ff"/>
          <w:sz w:val="26"/>
          <w:szCs w:val="26"/>
          <w:rtl w:val="0"/>
        </w:rPr>
        <w:t xml:space="preserve">specific</w:t>
      </w:r>
      <w:r w:rsidDel="00000000" w:rsidR="00000000" w:rsidRPr="00000000">
        <w:rPr>
          <w:b w:val="1"/>
          <w:bCs w:val="1"/>
          <w:color w:val="0000ff"/>
          <w:sz w:val="26"/>
          <w:szCs w:val="26"/>
          <w:rtl w:val="0"/>
        </w:rPr>
        <w:t xml:space="preserve"> area – the healthcare system. </w:t>
      </w:r>
      <w:r w:rsidDel="00000000" w:rsidR="00000000" w:rsidRPr="00000000">
        <w:rPr>
          <w:rtl w:val="0"/>
        </w:rPr>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He's co-founder and CEO of Synthpop, a company developing AI agents that, say, let your doctor’s office talk to your insurance company. </w:t>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0000ff"/>
          <w:sz w:val="26"/>
          <w:szCs w:val="26"/>
          <w:rtl w:val="0"/>
        </w:rPr>
        <w:t xml:space="preserve">Right now, administrators spend hours of their day on the phone verifying basic information, and even faxing documents. </w:t>
      </w:r>
      <w:r w:rsidDel="00000000" w:rsidR="00000000" w:rsidRPr="00000000">
        <w:rPr>
          <w:b w:val="1"/>
          <w:bCs w:val="1"/>
          <w:color w:val="0000ff"/>
          <w:sz w:val="26"/>
          <w:szCs w:val="26"/>
          <w:rtl w:val="0"/>
        </w:rPr>
        <w:t xml:space="preserve">The goal of Synthpop is to save medical offices</w:t>
      </w:r>
      <w:ins w:author="Rana El Kaliouby" w:id="0" w:date="2024-10-14T19:50:11Z">
        <w:r w:rsidDel="00000000" w:rsidR="00000000" w:rsidRPr="00000000">
          <w:rPr>
            <w:b w:val="1"/>
            <w:bCs w:val="1"/>
            <w:color w:val="0000ff"/>
            <w:sz w:val="26"/>
            <w:szCs w:val="26"/>
            <w:rtl w:val="0"/>
          </w:rPr>
          <w:t xml:space="preserve"> ..</w:t>
        </w:r>
      </w:ins>
      <w:r w:rsidDel="00000000" w:rsidR="00000000" w:rsidRPr="00000000">
        <w:rPr>
          <w:b w:val="1"/>
          <w:bCs w:val="1"/>
          <w:color w:val="0000ff"/>
          <w:sz w:val="26"/>
          <w:szCs w:val="26"/>
          <w:rtl w:val="0"/>
        </w:rPr>
        <w:t xml:space="preserve"> time and money.</w:t>
      </w:r>
      <w:r w:rsidDel="00000000" w:rsidR="00000000" w:rsidRPr="00000000">
        <w:rPr>
          <w:b w:val="1"/>
          <w:bCs w:val="1"/>
          <w:color w:val="0000ff"/>
          <w:sz w:val="26"/>
          <w:szCs w:val="26"/>
          <w:rtl w:val="0"/>
        </w:rPr>
        <w:t xml:space="preserve"> Some studies show that the healthcare industry is wasting over </w:t>
      </w:r>
      <w:commentRangeStart w:id="0"/>
      <w:r w:rsidDel="00000000" w:rsidR="00000000" w:rsidRPr="00000000">
        <w:rPr>
          <w:b w:val="1"/>
          <w:bCs w:val="1"/>
          <w:color w:val="0000ff"/>
          <w:sz w:val="26"/>
          <w:szCs w:val="26"/>
          <w:rtl w:val="0"/>
        </w:rPr>
        <w:t xml:space="preserve">200 billion dollars </w:t>
      </w:r>
      <w:commentRangeEnd w:id="0"/>
      <w:r w:rsidDel="00000000" w:rsidR="00000000" w:rsidRPr="00000000">
        <w:commentReference w:id="0"/>
      </w:r>
      <w:r w:rsidDel="00000000" w:rsidR="00000000" w:rsidRPr="00000000">
        <w:rPr>
          <w:b w:val="1"/>
          <w:bCs w:val="1"/>
          <w:color w:val="0000ff"/>
          <w:sz w:val="26"/>
          <w:szCs w:val="26"/>
          <w:rtl w:val="0"/>
        </w:rPr>
        <w:t xml:space="preserve">on administrative tasks. </w:t>
      </w:r>
    </w:p>
    <w:p w:rsidR="00000000" w:rsidDel="00000000" w:rsidP="00000000" w:rsidRDefault="00000000" w:rsidRPr="00000000" w14:paraId="0000000B">
      <w:pPr>
        <w:spacing w:after="280" w:lineRule="auto"/>
        <w:rPr>
          <w:b w:val="1"/>
          <w:bCs w:val="1"/>
          <w:color w:val="0000ff"/>
          <w:sz w:val="26"/>
          <w:szCs w:val="26"/>
        </w:rPr>
      </w:pPr>
      <w:r w:rsidDel="00000000" w:rsidR="00000000" w:rsidRPr="00000000">
        <w:rPr>
          <w:b w:val="1"/>
          <w:bCs w:val="1"/>
          <w:color w:val="0000ff"/>
          <w:sz w:val="26"/>
          <w:szCs w:val="26"/>
          <w:rtl w:val="0"/>
        </w:rPr>
        <w:t xml:space="preserve">This is where AI comes in! </w:t>
      </w:r>
    </w:p>
    <w:p w:rsidR="00000000" w:rsidDel="00000000" w:rsidP="00000000" w:rsidRDefault="00000000" w:rsidRPr="00000000" w14:paraId="0000000C">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we actually come to the healthcare system, not trying to change it per se, but you know what we accept you as you are, we're just going to streamline processes with your current modalities and with your current problems. </w:t>
      </w:r>
      <w:r w:rsidDel="00000000" w:rsidR="00000000" w:rsidRPr="00000000">
        <w:rPr>
          <w:rtl w:val="0"/>
        </w:rPr>
      </w:r>
    </w:p>
    <w:p w:rsidR="00000000" w:rsidDel="00000000" w:rsidP="00000000" w:rsidRDefault="00000000" w:rsidRPr="00000000" w14:paraId="0000000D">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color w:val="0000ff"/>
          <w:sz w:val="26"/>
          <w:szCs w:val="26"/>
          <w:rtl w:val="0"/>
        </w:rPr>
        <w:t xml:space="preserve"> </w:t>
      </w:r>
      <w:r w:rsidDel="00000000" w:rsidR="00000000" w:rsidRPr="00000000">
        <w:rPr>
          <w:b w:val="1"/>
          <w:bCs w:val="1"/>
          <w:color w:val="0000ff"/>
          <w:sz w:val="26"/>
          <w:szCs w:val="26"/>
          <w:rtl w:val="0"/>
        </w:rPr>
        <w:t xml:space="preserve">Today we're talking with Elad about his company, and specifically about one of the coolest AI agents I've seen to date. </w:t>
      </w:r>
      <w:r w:rsidDel="00000000" w:rsidR="00000000" w:rsidRPr="00000000">
        <w:rPr>
          <w:b w:val="1"/>
          <w:bCs w:val="1"/>
          <w:color w:val="0000ff"/>
          <w:sz w:val="26"/>
          <w:szCs w:val="26"/>
          <w:rtl w:val="0"/>
        </w:rPr>
        <w:t xml:space="preserve">We'll dive into how agents like this can save valuable time, the ethics of an agentic AI future, and just how this application of the technology works. </w:t>
      </w:r>
      <w:r w:rsidDel="00000000" w:rsidR="00000000" w:rsidRPr="00000000">
        <w:rPr>
          <w:rtl w:val="0"/>
        </w:rPr>
      </w:r>
    </w:p>
    <w:p w:rsidR="00000000" w:rsidDel="00000000" w:rsidP="00000000" w:rsidRDefault="00000000" w:rsidRPr="00000000" w14:paraId="0000000E">
      <w:pPr>
        <w:spacing w:after="280" w:lineRule="auto"/>
        <w:rPr>
          <w:b w:val="1"/>
          <w:bCs w:val="1"/>
          <w:color w:val="0000ff"/>
          <w:sz w:val="26"/>
          <w:szCs w:val="26"/>
        </w:rPr>
      </w:pPr>
      <w:commentRangeStart w:id="1"/>
      <w:r w:rsidDel="00000000" w:rsidR="00000000" w:rsidRPr="00000000">
        <w:rPr>
          <w:b w:val="1"/>
          <w:bCs w:val="1"/>
          <w:color w:val="0000ff"/>
          <w:sz w:val="26"/>
          <w:szCs w:val="26"/>
          <w:rtl w:val="0"/>
        </w:rPr>
        <w:t xml:space="preserve">I'm Rana el Kaliouby and this is Pioneers of AI, a podcast taking you behind the scenes of the AI Revolution.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F">
      <w:pPr>
        <w:spacing w:after="280" w:lineRule="auto"/>
        <w:rPr>
          <w:b w:val="1"/>
          <w:bCs w:val="1"/>
          <w:color w:val="5100c0"/>
          <w:sz w:val="24"/>
          <w:szCs w:val="24"/>
        </w:rPr>
      </w:pPr>
      <w:r w:rsidDel="00000000" w:rsidR="00000000" w:rsidRPr="00000000">
        <w:rPr>
          <w:rtl w:val="0"/>
        </w:rPr>
      </w:r>
    </w:p>
    <w:p w:rsidR="00000000" w:rsidDel="00000000" w:rsidP="00000000" w:rsidRDefault="00000000" w:rsidRPr="00000000" w14:paraId="0000001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Hi Elad, thank you for joining us today.</w:t>
      </w:r>
    </w:p>
    <w:p w:rsidR="00000000" w:rsidDel="00000000" w:rsidP="00000000" w:rsidRDefault="00000000" w:rsidRPr="00000000" w14:paraId="00000011">
      <w:pPr>
        <w:spacing w:after="280" w:lineRule="auto"/>
        <w:rPr>
          <w:strike w:val="1"/>
          <w:color w:val="a3a3a3"/>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Hi Rana, it's great to be here. Thank you for having me.</w:t>
      </w:r>
      <w:r w:rsidDel="00000000" w:rsidR="00000000" w:rsidRPr="00000000">
        <w:rPr>
          <w:rtl w:val="0"/>
        </w:rPr>
      </w:r>
    </w:p>
    <w:p w:rsidR="00000000" w:rsidDel="00000000" w:rsidP="00000000" w:rsidRDefault="00000000" w:rsidRPr="00000000" w14:paraId="0000001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this is not the first time we're interacting. Uh, in fact, we met about a year ago when you were raising money for synthpop. </w:t>
      </w:r>
      <w:r w:rsidDel="00000000" w:rsidR="00000000" w:rsidRPr="00000000">
        <w:rPr>
          <w:sz w:val="24"/>
          <w:szCs w:val="24"/>
          <w:shd w:fill="fdb7d6" w:val="clear"/>
          <w:rtl w:val="0"/>
        </w:rPr>
        <w:t xml:space="preserve">U m</w:t>
      </w:r>
      <w:r w:rsidDel="00000000" w:rsidR="00000000" w:rsidRPr="00000000">
        <w:rPr>
          <w:sz w:val="24"/>
          <w:szCs w:val="24"/>
          <w:rtl w:val="0"/>
        </w:rPr>
        <w:t xml:space="preserve">, </w:t>
      </w:r>
      <w:r w:rsidDel="00000000" w:rsidR="00000000" w:rsidRPr="00000000">
        <w:rPr>
          <w:sz w:val="24"/>
          <w:szCs w:val="24"/>
          <w:rtl w:val="0"/>
        </w:rPr>
        <w:t xml:space="preserve"> and full disclosure, I'm one of the early investors in Synthpop, very proud to </w:t>
      </w:r>
      <w:r w:rsidDel="00000000" w:rsidR="00000000" w:rsidRPr="00000000">
        <w:rPr>
          <w:color w:val="6d6d6d"/>
          <w:sz w:val="24"/>
          <w:szCs w:val="24"/>
          <w:rtl w:val="0"/>
        </w:rPr>
        <w:t xml:space="preserve">[00:02:00]</w:t>
      </w:r>
      <w:r w:rsidDel="00000000" w:rsidR="00000000" w:rsidRPr="00000000">
        <w:rPr>
          <w:sz w:val="24"/>
          <w:szCs w:val="24"/>
          <w:rtl w:val="0"/>
        </w:rPr>
        <w:t xml:space="preserve"> be a supporter of the company.</w:t>
      </w:r>
    </w:p>
    <w:p w:rsidR="00000000" w:rsidDel="00000000" w:rsidP="00000000" w:rsidRDefault="00000000" w:rsidRPr="00000000" w14:paraId="00000013">
      <w:pPr>
        <w:spacing w:after="280" w:lineRule="auto"/>
        <w:rPr>
          <w:strike w:val="1"/>
          <w:color w:val="a3a3a3"/>
          <w:sz w:val="24"/>
          <w:szCs w:val="24"/>
        </w:rPr>
      </w:pPr>
      <w:r w:rsidDel="00000000" w:rsidR="00000000" w:rsidRPr="00000000">
        <w:rPr>
          <w:sz w:val="24"/>
          <w:szCs w:val="24"/>
          <w:rtl w:val="0"/>
        </w:rPr>
        <w:t xml:space="preserve">One of my investment theses is, </w:t>
      </w:r>
      <w:r w:rsidDel="00000000" w:rsidR="00000000" w:rsidRPr="00000000">
        <w:rPr>
          <w:sz w:val="24"/>
          <w:szCs w:val="24"/>
          <w:rtl w:val="0"/>
        </w:rPr>
        <w:t xml:space="preserve"> the intersection of AI and health and wellness, and you squarely sit, </w:t>
      </w:r>
      <w:r w:rsidDel="00000000" w:rsidR="00000000" w:rsidRPr="00000000">
        <w:rPr>
          <w:sz w:val="24"/>
          <w:szCs w:val="24"/>
          <w:rtl w:val="0"/>
        </w:rPr>
        <w:t xml:space="preserve"> in that space. </w:t>
      </w:r>
      <w:r w:rsidDel="00000000" w:rsidR="00000000" w:rsidRPr="00000000">
        <w:rPr>
          <w:rtl w:val="0"/>
        </w:rPr>
      </w:r>
    </w:p>
    <w:p w:rsidR="00000000" w:rsidDel="00000000" w:rsidP="00000000" w:rsidRDefault="00000000" w:rsidRPr="00000000" w14:paraId="00000014">
      <w:pPr>
        <w:spacing w:after="280" w:lineRule="auto"/>
        <w:rPr>
          <w:sz w:val="24"/>
          <w:szCs w:val="24"/>
        </w:rPr>
      </w:pPr>
      <w:r w:rsidDel="00000000" w:rsidR="00000000" w:rsidRPr="00000000">
        <w:rPr>
          <w:sz w:val="24"/>
          <w:szCs w:val="24"/>
          <w:rtl w:val="0"/>
        </w:rPr>
        <w:t xml:space="preserve">So, Eilat, give us the elevator pitch for synthpop.</w:t>
      </w:r>
    </w:p>
    <w:p w:rsidR="00000000" w:rsidDel="00000000" w:rsidP="00000000" w:rsidRDefault="00000000" w:rsidRPr="00000000" w14:paraId="00000015">
      <w:pPr>
        <w:spacing w:after="280" w:lineRule="auto"/>
        <w:rPr>
          <w:strike w:val="1"/>
          <w:color w:val="a3a3a3"/>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w:t>
      </w:r>
      <w:r w:rsidDel="00000000" w:rsidR="00000000" w:rsidRPr="00000000">
        <w:rPr>
          <w:sz w:val="24"/>
          <w:szCs w:val="24"/>
          <w:rtl w:val="0"/>
        </w:rPr>
        <w:t xml:space="preserve"> So at Synthpop, we come to automate healthcare workflows and specifically administrative workflows. </w:t>
      </w:r>
      <w:r w:rsidDel="00000000" w:rsidR="00000000" w:rsidRPr="00000000">
        <w:rPr>
          <w:sz w:val="24"/>
          <w:szCs w:val="24"/>
          <w:rtl w:val="0"/>
        </w:rPr>
        <w:t xml:space="preserve">We really believe there's so much work that is being done today that can be automated.</w:t>
      </w:r>
      <w:r w:rsidDel="00000000" w:rsidR="00000000" w:rsidRPr="00000000">
        <w:rPr>
          <w:sz w:val="24"/>
          <w:szCs w:val="24"/>
          <w:rtl w:val="0"/>
        </w:rPr>
        <w:t xml:space="preserve"> </w:t>
      </w:r>
      <w:r w:rsidDel="00000000" w:rsidR="00000000" w:rsidRPr="00000000">
        <w:rPr>
          <w:sz w:val="24"/>
          <w:szCs w:val="24"/>
          <w:rtl w:val="0"/>
        </w:rPr>
        <w:t xml:space="preserve">These are mundane tasks that are </w:t>
      </w:r>
      <w:r w:rsidDel="00000000" w:rsidR="00000000" w:rsidRPr="00000000">
        <w:rPr>
          <w:sz w:val="24"/>
          <w:szCs w:val="24"/>
          <w:rtl w:val="0"/>
        </w:rPr>
        <w:t xml:space="preserve">very, </w:t>
      </w:r>
      <w:r w:rsidDel="00000000" w:rsidR="00000000" w:rsidRPr="00000000">
        <w:rPr>
          <w:sz w:val="24"/>
          <w:szCs w:val="24"/>
          <w:rtl w:val="0"/>
        </w:rPr>
        <w:t xml:space="preserve"> tedious, to be honest, </w:t>
      </w:r>
      <w:r w:rsidDel="00000000" w:rsidR="00000000" w:rsidRPr="00000000">
        <w:rPr>
          <w:sz w:val="24"/>
          <w:szCs w:val="24"/>
          <w:rtl w:val="0"/>
        </w:rPr>
        <w:t xml:space="preserve"> wasting hours of people's days every </w:t>
      </w:r>
      <w:r w:rsidDel="00000000" w:rsidR="00000000" w:rsidRPr="00000000">
        <w:rPr>
          <w:color w:val="6d6d6d"/>
          <w:sz w:val="24"/>
          <w:szCs w:val="24"/>
          <w:rtl w:val="0"/>
        </w:rPr>
        <w:t xml:space="preserve">[00:02:30]</w:t>
      </w:r>
      <w:r w:rsidDel="00000000" w:rsidR="00000000" w:rsidRPr="00000000">
        <w:rPr>
          <w:sz w:val="24"/>
          <w:szCs w:val="24"/>
          <w:rtl w:val="0"/>
        </w:rPr>
        <w:t xml:space="preserve"> day, </w:t>
      </w:r>
    </w:p>
    <w:p w:rsidR="00000000" w:rsidDel="00000000" w:rsidP="00000000" w:rsidRDefault="00000000" w:rsidRPr="00000000" w14:paraId="00000016">
      <w:pPr>
        <w:spacing w:after="280" w:lineRule="auto"/>
        <w:rPr>
          <w:strike w:val="1"/>
          <w:color w:val="a3a3a3"/>
          <w:sz w:val="24"/>
          <w:szCs w:val="24"/>
        </w:rPr>
      </w:pPr>
      <w:r w:rsidDel="00000000" w:rsidR="00000000" w:rsidRPr="00000000">
        <w:rPr>
          <w:sz w:val="24"/>
          <w:szCs w:val="24"/>
          <w:rtl w:val="0"/>
        </w:rPr>
        <w:t xml:space="preserve"> and I founded the company together with Jan Janink, who is a computer science PhD from Stanford and taught scalable systems and applications of large language models for years, </w:t>
      </w:r>
    </w:p>
    <w:p w:rsidR="00000000" w:rsidDel="00000000" w:rsidP="00000000" w:rsidRDefault="00000000" w:rsidRPr="00000000" w14:paraId="00000017">
      <w:pPr>
        <w:spacing w:after="280" w:lineRule="auto"/>
        <w:rPr>
          <w:strike w:val="1"/>
          <w:sz w:val="24"/>
          <w:szCs w:val="24"/>
        </w:rPr>
      </w:pPr>
      <w:r w:rsidDel="00000000" w:rsidR="00000000" w:rsidRPr="00000000">
        <w:rPr>
          <w:sz w:val="24"/>
          <w:szCs w:val="24"/>
          <w:rtl w:val="0"/>
        </w:rPr>
        <w:t xml:space="preserve"> and we just decided to, </w:t>
      </w:r>
      <w:r w:rsidDel="00000000" w:rsidR="00000000" w:rsidRPr="00000000">
        <w:rPr>
          <w:sz w:val="24"/>
          <w:szCs w:val="24"/>
          <w:rtl w:val="0"/>
        </w:rPr>
        <w:t xml:space="preserve">to attempt to solve this like huge problem in healthcare that drives so much cost and so much frustration, not only for administrators, but also for patients.</w:t>
      </w:r>
      <w:r w:rsidDel="00000000" w:rsidR="00000000" w:rsidRPr="00000000">
        <w:rPr>
          <w:rtl w:val="0"/>
        </w:rPr>
      </w:r>
    </w:p>
    <w:p w:rsidR="00000000" w:rsidDel="00000000" w:rsidP="00000000" w:rsidRDefault="00000000" w:rsidRPr="00000000" w14:paraId="00000018">
      <w:pPr>
        <w:spacing w:after="280" w:lineRule="auto"/>
        <w:rPr>
          <w:sz w:val="24"/>
          <w:szCs w:val="24"/>
        </w:rPr>
      </w:pPr>
      <w:r w:rsidDel="00000000" w:rsidR="00000000" w:rsidRPr="00000000">
        <w:rPr>
          <w:sz w:val="24"/>
          <w:szCs w:val="24"/>
          <w:rtl w:val="0"/>
        </w:rPr>
        <w:t xml:space="preserve"> and that could </w:t>
      </w:r>
      <w:r w:rsidDel="00000000" w:rsidR="00000000" w:rsidRPr="00000000">
        <w:rPr>
          <w:color w:val="6d6d6d"/>
          <w:sz w:val="24"/>
          <w:szCs w:val="24"/>
          <w:rtl w:val="0"/>
        </w:rPr>
        <w:t xml:space="preserve">[00:05:00]</w:t>
      </w:r>
      <w:r w:rsidDel="00000000" w:rsidR="00000000" w:rsidRPr="00000000">
        <w:rPr>
          <w:sz w:val="24"/>
          <w:szCs w:val="24"/>
          <w:rtl w:val="0"/>
        </w:rPr>
        <w:t xml:space="preserve"> mean anywhere from patient intake.</w:t>
      </w:r>
      <w:r w:rsidDel="00000000" w:rsidR="00000000" w:rsidRPr="00000000">
        <w:rPr>
          <w:rtl w:val="0"/>
        </w:rPr>
      </w:r>
    </w:p>
    <w:p w:rsidR="00000000" w:rsidDel="00000000" w:rsidP="00000000" w:rsidRDefault="00000000" w:rsidRPr="00000000" w14:paraId="0000001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w:t>
      </w:r>
    </w:p>
    <w:p w:rsidR="00000000" w:rsidDel="00000000" w:rsidP="00000000" w:rsidRDefault="00000000" w:rsidRPr="00000000" w14:paraId="0000001A">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understanding, for example, who the patient is. We need to type their name into our system and see if they're there. And if they're not, we need to create a new file and we need to ask the patient some questions and maybe have them fill a questionnaire.</w:t>
      </w:r>
    </w:p>
    <w:p w:rsidR="00000000" w:rsidDel="00000000" w:rsidP="00000000" w:rsidRDefault="00000000" w:rsidRPr="00000000" w14:paraId="0000001B">
      <w:pPr>
        <w:spacing w:after="280" w:lineRule="auto"/>
        <w:rPr>
          <w:sz w:val="24"/>
          <w:szCs w:val="24"/>
        </w:rPr>
      </w:pPr>
      <w:r w:rsidDel="00000000" w:rsidR="00000000" w:rsidRPr="00000000">
        <w:rPr>
          <w:sz w:val="24"/>
          <w:szCs w:val="24"/>
          <w:rtl w:val="0"/>
        </w:rPr>
        <w:t xml:space="preserve">And then, </w:t>
      </w:r>
      <w:r w:rsidDel="00000000" w:rsidR="00000000" w:rsidRPr="00000000">
        <w:rPr>
          <w:sz w:val="24"/>
          <w:szCs w:val="24"/>
          <w:rtl w:val="0"/>
        </w:rPr>
        <w:t xml:space="preserve"> we need to call insurance or log into a portal and figure out if their insurance is active. Um, if they're coming for a specific service, what's their co pay, what's their financial responsibility. And </w:t>
      </w:r>
      <w:r w:rsidDel="00000000" w:rsidR="00000000" w:rsidRPr="00000000">
        <w:rPr>
          <w:color w:val="6d6d6d"/>
          <w:sz w:val="24"/>
          <w:szCs w:val="24"/>
          <w:rtl w:val="0"/>
        </w:rPr>
        <w:t xml:space="preserve">[00:05:30]</w:t>
      </w:r>
      <w:r w:rsidDel="00000000" w:rsidR="00000000" w:rsidRPr="00000000">
        <w:rPr>
          <w:sz w:val="24"/>
          <w:szCs w:val="24"/>
          <w:rtl w:val="0"/>
        </w:rPr>
        <w:t xml:space="preserve"> that's even before you see them for the first time. Now they come to the clinic. Okay, we need to take you in and we need to now figure out what services we want to provide to you and delivering those services</w:t>
      </w:r>
      <w:r w:rsidDel="00000000" w:rsidR="00000000" w:rsidRPr="00000000">
        <w:rPr>
          <w:sz w:val="24"/>
          <w:szCs w:val="24"/>
          <w:rtl w:val="0"/>
        </w:rPr>
        <w:t xml:space="preserve">for example, </w:t>
      </w:r>
      <w:r w:rsidDel="00000000" w:rsidR="00000000" w:rsidRPr="00000000">
        <w:rPr>
          <w:sz w:val="24"/>
          <w:szCs w:val="24"/>
          <w:rtl w:val="0"/>
        </w:rPr>
        <w:t xml:space="preserve"> we support a customer that is building power wheelchairs for patients and so, you know, power wheelchair can have.</w:t>
      </w:r>
    </w:p>
    <w:p w:rsidR="00000000" w:rsidDel="00000000" w:rsidP="00000000" w:rsidRDefault="00000000" w:rsidRPr="00000000" w14:paraId="0000001C">
      <w:pPr>
        <w:spacing w:after="280" w:lineRule="auto"/>
        <w:rPr>
          <w:strike w:val="1"/>
          <w:color w:val="a3a3a3"/>
          <w:sz w:val="24"/>
          <w:szCs w:val="24"/>
        </w:rPr>
      </w:pPr>
      <w:r w:rsidDel="00000000" w:rsidR="00000000" w:rsidRPr="00000000">
        <w:rPr>
          <w:sz w:val="24"/>
          <w:szCs w:val="24"/>
          <w:rtl w:val="0"/>
        </w:rPr>
        <w:t xml:space="preserve"> 10 different vendors that are supplying different pieces of the wheelchair and they're integrating it </w:t>
      </w:r>
      <w:r w:rsidDel="00000000" w:rsidR="00000000" w:rsidRPr="00000000">
        <w:rPr>
          <w:color w:val="6d6d6d"/>
          <w:sz w:val="24"/>
          <w:szCs w:val="24"/>
          <w:rtl w:val="0"/>
        </w:rPr>
        <w:t xml:space="preserve">[00:06:00]</w:t>
      </w:r>
      <w:r w:rsidDel="00000000" w:rsidR="00000000" w:rsidRPr="00000000">
        <w:rPr>
          <w:sz w:val="24"/>
          <w:szCs w:val="24"/>
          <w:rtl w:val="0"/>
        </w:rPr>
        <w:t xml:space="preserve"> together and every piece needs to be justified with Medicare, for example, </w:t>
      </w:r>
      <w:r w:rsidDel="00000000" w:rsidR="00000000" w:rsidRPr="00000000">
        <w:rPr>
          <w:sz w:val="24"/>
          <w:szCs w:val="24"/>
          <w:rtl w:val="0"/>
        </w:rPr>
        <w:t xml:space="preserve"> to be eligible for reimbursement. So we do all of those </w:t>
      </w:r>
      <w:r w:rsidDel="00000000" w:rsidR="00000000" w:rsidRPr="00000000">
        <w:rPr>
          <w:color w:val="6d6d6d"/>
          <w:sz w:val="24"/>
          <w:szCs w:val="24"/>
          <w:rtl w:val="0"/>
        </w:rPr>
        <w:t xml:space="preserve">[00:06:30]</w:t>
      </w:r>
      <w:r w:rsidDel="00000000" w:rsidR="00000000" w:rsidRPr="00000000">
        <w:rPr>
          <w:sz w:val="24"/>
          <w:szCs w:val="24"/>
          <w:rtl w:val="0"/>
        </w:rPr>
        <w:t xml:space="preserve"> things. </w:t>
      </w:r>
      <w:r w:rsidDel="00000000" w:rsidR="00000000" w:rsidRPr="00000000">
        <w:rPr>
          <w:sz w:val="24"/>
          <w:szCs w:val="24"/>
          <w:rtl w:val="0"/>
        </w:rPr>
        <w:t xml:space="preserve"> and all those things can imagine they take so much time. </w:t>
      </w:r>
      <w:r w:rsidDel="00000000" w:rsidR="00000000" w:rsidRPr="00000000">
        <w:rPr>
          <w:rtl w:val="0"/>
        </w:rPr>
      </w:r>
    </w:p>
    <w:p w:rsidR="00000000" w:rsidDel="00000000" w:rsidP="00000000" w:rsidRDefault="00000000" w:rsidRPr="00000000" w14:paraId="0000001D">
      <w:pPr>
        <w:spacing w:after="280" w:lineRule="auto"/>
        <w:rPr>
          <w:strike w:val="1"/>
          <w:color w:val="a3a3a3"/>
          <w:sz w:val="24"/>
          <w:szCs w:val="24"/>
        </w:rPr>
      </w:pPr>
      <w:r w:rsidDel="00000000" w:rsidR="00000000" w:rsidRPr="00000000">
        <w:rPr>
          <w:sz w:val="24"/>
          <w:szCs w:val="24"/>
          <w:rtl w:val="0"/>
        </w:rPr>
        <w:t xml:space="preserve">And by the way, across this continuum, it's important to use modalities in our mind that humans use. </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Like chat g</w:t>
      </w:r>
      <w:r w:rsidDel="00000000" w:rsidR="00000000" w:rsidRPr="00000000">
        <w:rPr>
          <w:sz w:val="24"/>
          <w:szCs w:val="24"/>
          <w:rtl w:val="0"/>
        </w:rPr>
        <w:t xml:space="preserve">That means, um,</w:t>
      </w:r>
    </w:p>
    <w:p w:rsidR="00000000" w:rsidDel="00000000" w:rsidP="00000000" w:rsidRDefault="00000000" w:rsidRPr="00000000" w14:paraId="0000001F">
      <w:pPr>
        <w:spacing w:after="280" w:lineRule="auto"/>
        <w:rPr>
          <w:sz w:val="24"/>
          <w:szCs w:val="24"/>
          <w:shd w:fill="fdb7d6" w:val="clear"/>
        </w:rPr>
      </w:pPr>
      <w:r w:rsidDel="00000000" w:rsidR="00000000" w:rsidRPr="00000000">
        <w:rPr>
          <w:sz w:val="24"/>
          <w:szCs w:val="24"/>
          <w:shd w:fill="fdb7d6" w:val="clear"/>
          <w:rtl w:val="0"/>
        </w:rPr>
        <w:t xml:space="preserve">Text, obviously, because that's what most people think about when they think about</w:t>
      </w:r>
    </w:p>
    <w:p w:rsidR="00000000" w:rsidDel="00000000" w:rsidP="00000000" w:rsidRDefault="00000000" w:rsidRPr="00000000" w14:paraId="00000020">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but also voice</w:t>
      </w:r>
      <w:r w:rsidDel="00000000" w:rsidR="00000000" w:rsidRPr="00000000">
        <w:rPr>
          <w:color w:val="6d6d6d"/>
          <w:sz w:val="24"/>
          <w:szCs w:val="24"/>
          <w:rtl w:val="0"/>
        </w:rPr>
        <w:t xml:space="preserve">[00:07:00]</w:t>
      </w:r>
      <w:r w:rsidDel="00000000" w:rsidR="00000000" w:rsidRPr="00000000">
        <w:rPr>
          <w:sz w:val="24"/>
          <w:szCs w:val="24"/>
          <w:rtl w:val="0"/>
        </w:rPr>
        <w:t xml:space="preserve"> </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 hmm.</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and speaking is very important to us and AI actually has an opportunity to really transform, </w:t>
      </w:r>
      <w:r w:rsidDel="00000000" w:rsidR="00000000" w:rsidRPr="00000000">
        <w:rPr>
          <w:sz w:val="24"/>
          <w:szCs w:val="24"/>
          <w:rtl w:val="0"/>
        </w:rPr>
        <w:t xml:space="preserve"> communications through these modalities.</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And that's what we're here for.</w:t>
      </w:r>
    </w:p>
    <w:p w:rsidR="00000000" w:rsidDel="00000000" w:rsidP="00000000" w:rsidRDefault="00000000" w:rsidRPr="00000000" w14:paraId="00000024">
      <w:pPr>
        <w:spacing w:after="280" w:lineRule="auto"/>
        <w:rPr>
          <w:strike w:val="1"/>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One of the things that I love about Synthpop is that you're building AI agents, which I believe is the next frontier of AI. So that's basically AI that isn't just, you know, not, you're not just chatting with AI. It's actually getting stuff done on your behalf and it's automating these mundane tasks.</w:t>
      </w:r>
      <w:r w:rsidDel="00000000" w:rsidR="00000000" w:rsidRPr="00000000">
        <w:rPr>
          <w:rtl w:val="0"/>
        </w:rPr>
      </w:r>
    </w:p>
    <w:p w:rsidR="00000000" w:rsidDel="00000000" w:rsidP="00000000" w:rsidRDefault="00000000" w:rsidRPr="00000000" w14:paraId="00000025">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w:t>
      </w:r>
      <w:r w:rsidDel="00000000" w:rsidR="00000000" w:rsidRPr="00000000">
        <w:rPr>
          <w:color w:val="6d6d6d"/>
          <w:sz w:val="24"/>
          <w:szCs w:val="24"/>
          <w:rtl w:val="0"/>
        </w:rPr>
        <w:t xml:space="preserve">[00:07:30]</w:t>
      </w:r>
      <w:r w:rsidDel="00000000" w:rsidR="00000000" w:rsidRPr="00000000">
        <w:rPr>
          <w:sz w:val="24"/>
          <w:szCs w:val="24"/>
          <w:rtl w:val="0"/>
        </w:rPr>
        <w:t xml:space="preserve"> Yeah, </w:t>
      </w:r>
      <w:r w:rsidDel="00000000" w:rsidR="00000000" w:rsidRPr="00000000">
        <w:rPr>
          <w:sz w:val="24"/>
          <w:szCs w:val="24"/>
          <w:rtl w:val="0"/>
        </w:rPr>
        <w:t xml:space="preserve"> well, we have a bunch of products out.</w:t>
      </w:r>
    </w:p>
    <w:p w:rsidR="00000000" w:rsidDel="00000000" w:rsidP="00000000" w:rsidRDefault="00000000" w:rsidRPr="00000000" w14:paraId="0000002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uh huh.</w:t>
      </w:r>
    </w:p>
    <w:p w:rsidR="00000000" w:rsidDel="00000000" w:rsidP="00000000" w:rsidRDefault="00000000" w:rsidRPr="00000000" w14:paraId="00000027">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one of the latest products that we've, </w:t>
      </w:r>
      <w:r w:rsidDel="00000000" w:rsidR="00000000" w:rsidRPr="00000000">
        <w:rPr>
          <w:sz w:val="24"/>
          <w:szCs w:val="24"/>
          <w:rtl w:val="0"/>
        </w:rPr>
        <w:t xml:space="preserve"> released and is now making many thousands of phone calls to, to payers every single day, </w:t>
      </w:r>
      <w:r w:rsidDel="00000000" w:rsidR="00000000" w:rsidRPr="00000000">
        <w:rPr>
          <w:sz w:val="24"/>
          <w:szCs w:val="24"/>
          <w:rtl w:val="0"/>
        </w:rPr>
        <w:t xml:space="preserve"> is our AI caller and essentially </w:t>
      </w:r>
      <w:r w:rsidDel="00000000" w:rsidR="00000000" w:rsidRPr="00000000">
        <w:rPr>
          <w:sz w:val="24"/>
          <w:szCs w:val="24"/>
          <w:rtl w:val="0"/>
        </w:rPr>
        <w:t xml:space="preserve">have, </w:t>
      </w:r>
      <w:r w:rsidDel="00000000" w:rsidR="00000000" w:rsidRPr="00000000">
        <w:rPr>
          <w:sz w:val="24"/>
          <w:szCs w:val="24"/>
          <w:rtl w:val="0"/>
        </w:rPr>
        <w:t xml:space="preserve"> varying level of support. They provide via portals and APIs you can imagine a, </w:t>
      </w:r>
      <w:r w:rsidDel="00000000" w:rsidR="00000000" w:rsidRPr="00000000">
        <w:rPr>
          <w:sz w:val="24"/>
          <w:szCs w:val="24"/>
          <w:rtl w:val="0"/>
        </w:rPr>
        <w:t xml:space="preserve"> sleep clinic that is covering several states. So they have multiple locations and they can send sleep tests to people's </w:t>
      </w:r>
      <w:r w:rsidDel="00000000" w:rsidR="00000000" w:rsidRPr="00000000">
        <w:rPr>
          <w:color w:val="6d6d6d"/>
          <w:sz w:val="24"/>
          <w:szCs w:val="24"/>
          <w:rtl w:val="0"/>
        </w:rPr>
        <w:t xml:space="preserve">[00:08:00]</w:t>
      </w:r>
      <w:r w:rsidDel="00000000" w:rsidR="00000000" w:rsidRPr="00000000">
        <w:rPr>
          <w:sz w:val="24"/>
          <w:szCs w:val="24"/>
          <w:rtl w:val="0"/>
        </w:rPr>
        <w:t xml:space="preserve"> homes and they can also provide therapy. Uh, you know, it's located, let's say in California and they serve multiple states. They need to now navigate many health plans because they serve, you know, hundreds of thousands of patients a year.</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 and every patient has their own plan. Every patient has a different copay and deductible. Maybe you have a patient that's in Blue Cross Blue Shield of Nevada. They're covered there, but actually living in Arizona now, and you need to figure out which </w:t>
      </w:r>
      <w:r w:rsidDel="00000000" w:rsidR="00000000" w:rsidRPr="00000000">
        <w:rPr>
          <w:color w:val="6d6d6d"/>
          <w:sz w:val="24"/>
          <w:szCs w:val="24"/>
          <w:rtl w:val="0"/>
        </w:rPr>
        <w:t xml:space="preserve">[00:08:30]</w:t>
      </w:r>
      <w:r w:rsidDel="00000000" w:rsidR="00000000" w:rsidRPr="00000000">
        <w:rPr>
          <w:sz w:val="24"/>
          <w:szCs w:val="24"/>
          <w:rtl w:val="0"/>
        </w:rPr>
        <w:t xml:space="preserve"> plan guidelines are actually active for that patient.</w:t>
      </w:r>
    </w:p>
    <w:p w:rsidR="00000000" w:rsidDel="00000000" w:rsidP="00000000" w:rsidRDefault="00000000" w:rsidRPr="00000000" w14:paraId="00000029">
      <w:pPr>
        <w:spacing w:after="280" w:lineRule="auto"/>
        <w:rPr>
          <w:sz w:val="24"/>
          <w:szCs w:val="24"/>
          <w:shd w:fill="b3e2b2" w:val="clear"/>
        </w:rPr>
      </w:pPr>
      <w:r w:rsidDel="00000000" w:rsidR="00000000" w:rsidRPr="00000000">
        <w:rPr>
          <w:sz w:val="24"/>
          <w:szCs w:val="24"/>
          <w:shd w:fill="b3e2b2" w:val="clear"/>
          <w:rtl w:val="0"/>
        </w:rPr>
        <w:t xml:space="preserve">A customer like that will have a team of dozens of people that what they do is actually just wait on the</w:t>
      </w:r>
    </w:p>
    <w:p w:rsidR="00000000" w:rsidDel="00000000" w:rsidP="00000000" w:rsidRDefault="00000000" w:rsidRPr="00000000" w14:paraId="0000002A">
      <w:pPr>
        <w:spacing w:after="280" w:lineRule="auto"/>
        <w:rPr>
          <w:sz w:val="24"/>
          <w:szCs w:val="24"/>
          <w:shd w:fill="b3e2b2" w:val="clear"/>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b3e2b2" w:val="clear"/>
          <w:rtl w:val="0"/>
        </w:rPr>
        <w:t xml:space="preserve">On the line.</w:t>
      </w:r>
    </w:p>
    <w:p w:rsidR="00000000" w:rsidDel="00000000" w:rsidP="00000000" w:rsidRDefault="00000000" w:rsidRPr="00000000" w14:paraId="0000002B">
      <w:pPr>
        <w:spacing w:after="280" w:lineRule="auto"/>
        <w:rPr>
          <w:sz w:val="24"/>
          <w:szCs w:val="24"/>
          <w:shd w:fill="b3e2b2" w:val="clear"/>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w:t>
      </w:r>
      <w:r w:rsidDel="00000000" w:rsidR="00000000" w:rsidRPr="00000000">
        <w:rPr>
          <w:sz w:val="24"/>
          <w:szCs w:val="24"/>
          <w:shd w:fill="b3e2b2" w:val="clear"/>
          <w:rtl w:val="0"/>
        </w:rPr>
        <w:t xml:space="preserve">for on the line waiting for 45 minutes.</w:t>
      </w:r>
    </w:p>
    <w:p w:rsidR="00000000" w:rsidDel="00000000" w:rsidP="00000000" w:rsidRDefault="00000000" w:rsidRPr="00000000" w14:paraId="0000002C">
      <w:pPr>
        <w:spacing w:after="280" w:lineRule="auto"/>
        <w:rPr>
          <w:sz w:val="24"/>
          <w:szCs w:val="24"/>
          <w:shd w:fill="b3e2b2" w:val="clear"/>
        </w:rPr>
      </w:pPr>
      <w:r w:rsidDel="00000000" w:rsidR="00000000" w:rsidRPr="00000000">
        <w:rPr>
          <w:sz w:val="24"/>
          <w:szCs w:val="24"/>
          <w:shd w:fill="b3e2b2" w:val="clear"/>
          <w:rtl w:val="0"/>
        </w:rPr>
        <w:t xml:space="preserve">We've </w:t>
      </w:r>
      <w:r w:rsidDel="00000000" w:rsidR="00000000" w:rsidRPr="00000000">
        <w:rPr>
          <w:sz w:val="24"/>
          <w:szCs w:val="24"/>
          <w:shd w:fill="b3e2b2" w:val="clear"/>
          <w:rtl w:val="0"/>
        </w:rPr>
        <w:t xml:space="preserve"> seen people waiting for an hour, hour and 30 minutes just getting validation for patients insurance and it's insane. And our bots can do that for them.</w:t>
      </w:r>
    </w:p>
    <w:p w:rsidR="00000000" w:rsidDel="00000000" w:rsidP="00000000" w:rsidRDefault="00000000" w:rsidRPr="00000000" w14:paraId="0000002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how's the AI caller going to do that then?</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Yeah, so it, it calls the payer. So of course we also are able to handle </w:t>
      </w:r>
      <w:r w:rsidDel="00000000" w:rsidR="00000000" w:rsidRPr="00000000">
        <w:rPr>
          <w:color w:val="6d6d6d"/>
          <w:sz w:val="24"/>
          <w:szCs w:val="24"/>
          <w:rtl w:val="0"/>
        </w:rPr>
        <w:t xml:space="preserve">[00:09:00]</w:t>
      </w:r>
      <w:r w:rsidDel="00000000" w:rsidR="00000000" w:rsidRPr="00000000">
        <w:rPr>
          <w:sz w:val="24"/>
          <w:szCs w:val="24"/>
          <w:rtl w:val="0"/>
        </w:rPr>
        <w:t xml:space="preserve"> documentation intake, right? I mean, that was our first product. And so we can read the insurance card.</w:t>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We can understand who the patient is. We can understand what services. So our AI also is connected to their system. Understand and actually retrieve all the information it needs, which is also kind of a fascinating thing. So if there's a question on the other side, we know where to get to get that data very much like a human operator would.</w:t>
      </w:r>
    </w:p>
    <w:p w:rsidR="00000000" w:rsidDel="00000000" w:rsidP="00000000" w:rsidRDefault="00000000" w:rsidRPr="00000000" w14:paraId="00000030">
      <w:pPr>
        <w:spacing w:after="280" w:lineRule="auto"/>
        <w:rPr>
          <w:strike w:val="1"/>
          <w:color w:val="a3a3a3"/>
          <w:sz w:val="24"/>
          <w:szCs w:val="24"/>
        </w:rPr>
      </w:pPr>
    </w:p>
    <w:p w:rsidR="00000000" w:rsidDel="00000000" w:rsidP="00000000" w:rsidRDefault="00000000" w:rsidRPr="00000000" w14:paraId="00000031">
      <w:pPr>
        <w:spacing w:after="280" w:lineRule="auto"/>
        <w:rPr>
          <w:strike w:val="1"/>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 I think</w:t>
      </w:r>
      <w:r w:rsidDel="00000000" w:rsidR="00000000" w:rsidRPr="00000000">
        <w:rPr>
          <w:sz w:val="24"/>
          <w:szCs w:val="24"/>
          <w:rtl w:val="0"/>
        </w:rPr>
        <w:t xml:space="preserve"> that's really important, right? Like this AI collared, it's not that it has a script that it's </w:t>
      </w:r>
      <w:r w:rsidDel="00000000" w:rsidR="00000000" w:rsidRPr="00000000">
        <w:rPr>
          <w:color w:val="6d6d6d"/>
          <w:sz w:val="24"/>
          <w:szCs w:val="24"/>
          <w:rtl w:val="0"/>
        </w:rPr>
        <w:t xml:space="preserve">[00:09:30]</w:t>
      </w:r>
      <w:r w:rsidDel="00000000" w:rsidR="00000000" w:rsidRPr="00000000">
        <w:rPr>
          <w:sz w:val="24"/>
          <w:szCs w:val="24"/>
          <w:rtl w:val="0"/>
        </w:rPr>
        <w:t xml:space="preserve"> following. And if it deviates from the script, it's stuck. </w:t>
      </w:r>
      <w:r w:rsidDel="00000000" w:rsidR="00000000" w:rsidRPr="00000000">
        <w:rPr>
          <w:rtl w:val="0"/>
        </w:rPr>
      </w:r>
    </w:p>
    <w:p w:rsidR="00000000" w:rsidDel="00000000" w:rsidP="00000000" w:rsidRDefault="00000000" w:rsidRPr="00000000" w14:paraId="00000032">
      <w:pPr>
        <w:spacing w:after="280" w:lineRule="auto"/>
        <w:rPr>
          <w:strike w:val="1"/>
          <w:color w:val="a3a3a3"/>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the agent can decide what to do. So actually our agent at any given point in the conversation is. It's choosing what the best action for it to do is. And it could be to go and retrieve information. It could be to dial a number on the dial pad, or it could be to, </w:t>
      </w:r>
      <w:r w:rsidDel="00000000" w:rsidR="00000000" w:rsidRPr="00000000">
        <w:rPr>
          <w:sz w:val="24"/>
          <w:szCs w:val="24"/>
          <w:rtl w:val="0"/>
        </w:rPr>
        <w:t xml:space="preserve"> ask a question, </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So that the agent can decide in real time. And it does a great job doing that. Uh, we have a great success rates with those calls. Even today, </w:t>
      </w:r>
      <w:r w:rsidDel="00000000" w:rsidR="00000000" w:rsidRPr="00000000">
        <w:rPr>
          <w:color w:val="6d6d6d"/>
          <w:sz w:val="24"/>
          <w:szCs w:val="24"/>
          <w:rtl w:val="0"/>
        </w:rPr>
        <w:t xml:space="preserve">[00:10:00]</w:t>
      </w:r>
      <w:r w:rsidDel="00000000" w:rsidR="00000000" w:rsidRPr="00000000">
        <w:rPr>
          <w:sz w:val="24"/>
          <w:szCs w:val="24"/>
          <w:rtl w:val="0"/>
        </w:rPr>
        <w:t xml:space="preserve"> it took us actually a long time to get to very high success rates, but, </w:t>
      </w:r>
      <w:r w:rsidDel="00000000" w:rsidR="00000000" w:rsidRPr="00000000">
        <w:rPr>
          <w:sz w:val="24"/>
          <w:szCs w:val="24"/>
          <w:rtl w:val="0"/>
        </w:rPr>
        <w:t xml:space="preserve"> now it's, it's doing a really good job.</w:t>
      </w:r>
    </w:p>
    <w:p w:rsidR="00000000" w:rsidDel="00000000" w:rsidP="00000000" w:rsidRDefault="00000000" w:rsidRPr="00000000" w14:paraId="00000034">
      <w:pPr>
        <w:spacing w:after="280" w:lineRule="auto"/>
        <w:rPr>
          <w:sz w:val="24"/>
          <w:szCs w:val="24"/>
        </w:rPr>
      </w:pPr>
      <w:r w:rsidDel="00000000" w:rsidR="00000000" w:rsidRPr="00000000">
        <w:rPr>
          <w:sz w:val="24"/>
          <w:szCs w:val="24"/>
          <w:rtl w:val="0"/>
        </w:rPr>
        <w:t xml:space="preserve">I love it. Well, let's try it out.</w:t>
      </w:r>
    </w:p>
    <w:p w:rsidR="00000000" w:rsidDel="00000000" w:rsidP="00000000" w:rsidRDefault="00000000" w:rsidRPr="00000000" w14:paraId="00000035">
      <w:pPr>
        <w:spacing w:after="280" w:lineRule="auto"/>
        <w:rPr>
          <w:sz w:val="24"/>
          <w:szCs w:val="24"/>
        </w:rPr>
      </w:pPr>
      <w:r w:rsidDel="00000000" w:rsidR="00000000" w:rsidRPr="00000000">
        <w:rPr>
          <w:sz w:val="24"/>
          <w:szCs w:val="24"/>
          <w:rtl w:val="0"/>
        </w:rPr>
        <w:t xml:space="preserve">Yeah, let's do it. </w:t>
      </w:r>
    </w:p>
    <w:p w:rsidR="00000000" w:rsidDel="00000000" w:rsidP="00000000" w:rsidRDefault="00000000" w:rsidRPr="00000000" w14:paraId="00000036">
      <w:pPr>
        <w:spacing w:after="280" w:lineRule="auto"/>
        <w:rPr>
          <w:sz w:val="24"/>
          <w:szCs w:val="24"/>
        </w:rPr>
      </w:pPr>
      <w:commentRangeStart w:id="2"/>
      <w:r w:rsidDel="00000000" w:rsidR="00000000" w:rsidRPr="00000000">
        <w:rPr>
          <w:sz w:val="24"/>
          <w:szCs w:val="24"/>
          <w:rtl w:val="0"/>
        </w:rPr>
        <w:t xml:space="preserve">[DEMO BEGINS PLAYING]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7">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b w:val="1"/>
          <w:bCs w:val="1"/>
          <w:color w:val="b60041"/>
          <w:sz w:val="26"/>
          <w:szCs w:val="26"/>
          <w:highlight w:val="yellow"/>
          <w:rtl w:val="0"/>
        </w:rPr>
        <w:t xml:space="preserve">):</w:t>
      </w:r>
      <w:r w:rsidDel="00000000" w:rsidR="00000000" w:rsidRPr="00000000">
        <w:rPr>
          <w:color w:val="0000ff"/>
          <w:sz w:val="26"/>
          <w:szCs w:val="26"/>
          <w:rtl w:val="0"/>
        </w:rPr>
        <w:t xml:space="preserve"> </w:t>
      </w:r>
      <w:r w:rsidDel="00000000" w:rsidR="00000000" w:rsidRPr="00000000">
        <w:rPr>
          <w:b w:val="1"/>
          <w:bCs w:val="1"/>
          <w:color w:val="0000ff"/>
          <w:sz w:val="26"/>
          <w:szCs w:val="26"/>
          <w:rtl w:val="0"/>
        </w:rPr>
        <w:t xml:space="preserve">What you're hearing right now is a call that Elad recorded - with permission - between an insurance company and Synthpop’s AI agent. </w:t>
      </w:r>
    </w:p>
    <w:p w:rsidR="00000000" w:rsidDel="00000000" w:rsidP="00000000" w:rsidRDefault="00000000" w:rsidRPr="00000000" w14:paraId="00000038">
      <w:pPr>
        <w:spacing w:after="280" w:lineRule="auto"/>
        <w:rPr>
          <w:b w:val="1"/>
          <w:bCs w:val="1"/>
          <w:color w:val="0000ff"/>
          <w:sz w:val="26"/>
          <w:szCs w:val="26"/>
        </w:rPr>
      </w:pPr>
      <w:r w:rsidDel="00000000" w:rsidR="00000000" w:rsidRPr="00000000">
        <w:rPr>
          <w:b w:val="1"/>
          <w:bCs w:val="1"/>
          <w:color w:val="0000ff"/>
          <w:sz w:val="26"/>
          <w:szCs w:val="26"/>
          <w:rtl w:val="0"/>
        </w:rPr>
        <w:t xml:space="preserve">That voice right there is the AI agent. Does it sound familiar? It’s actually a clone of Elad’s voice.</w:t>
      </w:r>
    </w:p>
    <w:p w:rsidR="00000000" w:rsidDel="00000000" w:rsidP="00000000" w:rsidRDefault="00000000" w:rsidRPr="00000000" w14:paraId="00000039">
      <w:pPr>
        <w:spacing w:after="280" w:lineRule="auto"/>
        <w:rPr>
          <w:b w:val="1"/>
          <w:bCs w:val="1"/>
          <w:color w:val="0000ff"/>
          <w:sz w:val="26"/>
          <w:szCs w:val="26"/>
        </w:rPr>
      </w:pPr>
      <w:r w:rsidDel="00000000" w:rsidR="00000000" w:rsidRPr="00000000">
        <w:rPr>
          <w:b w:val="1"/>
          <w:bCs w:val="1"/>
          <w:color w:val="0000ff"/>
          <w:sz w:val="26"/>
          <w:szCs w:val="26"/>
          <w:rtl w:val="0"/>
        </w:rPr>
        <w:t xml:space="preserve">After the AI Agent gets through the robo phone tree, its directed to a real human on the other line.</w:t>
      </w:r>
    </w:p>
    <w:p w:rsidR="00000000" w:rsidDel="00000000" w:rsidP="00000000" w:rsidRDefault="00000000" w:rsidRPr="00000000" w14:paraId="0000003A">
      <w:pPr>
        <w:spacing w:after="280" w:lineRule="auto"/>
        <w:rPr>
          <w:b w:val="1"/>
          <w:bCs w:val="1"/>
          <w:color w:val="0000ff"/>
          <w:sz w:val="26"/>
          <w:szCs w:val="26"/>
        </w:rPr>
      </w:pPr>
      <w:r w:rsidDel="00000000" w:rsidR="00000000" w:rsidRPr="00000000">
        <w:rPr>
          <w:b w:val="1"/>
          <w:bCs w:val="1"/>
          <w:color w:val="0000ff"/>
          <w:sz w:val="26"/>
          <w:szCs w:val="26"/>
          <w:rtl w:val="0"/>
        </w:rPr>
        <w:t xml:space="preserve">The AI agent can provide identifying information, and also tell the real human on the other side, of any information it doesn't know.</w:t>
      </w:r>
    </w:p>
    <w:p w:rsidR="00000000" w:rsidDel="00000000" w:rsidP="00000000" w:rsidRDefault="00000000" w:rsidRPr="00000000" w14:paraId="0000003B">
      <w:pPr>
        <w:spacing w:after="280" w:lineRule="auto"/>
        <w:rPr>
          <w:b w:val="1"/>
          <w:bCs w:val="1"/>
          <w:color w:val="0000ff"/>
          <w:sz w:val="26"/>
          <w:szCs w:val="26"/>
        </w:rPr>
      </w:pPr>
      <w:r w:rsidDel="00000000" w:rsidR="00000000" w:rsidRPr="00000000">
        <w:rPr>
          <w:b w:val="1"/>
          <w:bCs w:val="1"/>
          <w:color w:val="0000ff"/>
          <w:sz w:val="26"/>
          <w:szCs w:val="26"/>
          <w:rtl w:val="0"/>
        </w:rPr>
        <w:t xml:space="preserve">Like Elad said, this process of navigating insurance companies, can normally take hours. This AI agent saves precious time. </w:t>
      </w:r>
    </w:p>
    <w:p w:rsidR="00000000" w:rsidDel="00000000" w:rsidP="00000000" w:rsidRDefault="00000000" w:rsidRPr="00000000" w14:paraId="0000003C">
      <w:pPr>
        <w:spacing w:after="280" w:lineRule="auto"/>
        <w:rPr>
          <w:b w:val="1"/>
          <w:bCs w:val="1"/>
          <w:color w:val="0000ff"/>
          <w:sz w:val="26"/>
          <w:szCs w:val="26"/>
        </w:rPr>
      </w:pPr>
      <w:r w:rsidDel="00000000" w:rsidR="00000000" w:rsidRPr="00000000">
        <w:rPr>
          <w:b w:val="1"/>
          <w:bCs w:val="1"/>
          <w:color w:val="0000ff"/>
          <w:sz w:val="26"/>
          <w:szCs w:val="26"/>
          <w:rtl w:val="0"/>
        </w:rPr>
        <w:t xml:space="preserve">This AI Agent in action is pretty cool. It's responsive, it's accurate. It’s wildly efficient. But HOW does this technology work? And what guardrails are in place?</w:t>
      </w:r>
    </w:p>
    <w:p w:rsidR="00000000" w:rsidDel="00000000" w:rsidP="00000000" w:rsidRDefault="00000000" w:rsidRPr="00000000" w14:paraId="0000003D">
      <w:pPr>
        <w:spacing w:after="280" w:lineRule="auto"/>
        <w:rPr>
          <w:b w:val="1"/>
          <w:bCs w:val="1"/>
          <w:color w:val="0000ff"/>
          <w:sz w:val="26"/>
          <w:szCs w:val="26"/>
        </w:rPr>
      </w:pPr>
      <w:r w:rsidDel="00000000" w:rsidR="00000000" w:rsidRPr="00000000">
        <w:rPr>
          <w:b w:val="1"/>
          <w:bCs w:val="1"/>
          <w:color w:val="0000ff"/>
          <w:sz w:val="26"/>
          <w:szCs w:val="26"/>
          <w:rtl w:val="0"/>
        </w:rPr>
        <w:t xml:space="preserve">That's after a short break. Stay with us.</w:t>
      </w:r>
    </w:p>
    <w:p w:rsidR="00000000" w:rsidDel="00000000" w:rsidP="00000000" w:rsidRDefault="00000000" w:rsidRPr="00000000" w14:paraId="0000003E">
      <w:pPr>
        <w:spacing w:after="280" w:lineRule="auto"/>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w:t>
      </w:r>
      <w:r w:rsidDel="00000000" w:rsidR="00000000" w:rsidRPr="00000000">
        <w:rPr>
          <w:sz w:val="24"/>
          <w:szCs w:val="24"/>
          <w:rtl w:val="0"/>
        </w:rPr>
        <w:t xml:space="preserve">I'd love to like take us behind the scenes on how you've built this AI agent. So this AI. Clone is basically a clone of your voice, right?</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yeah, that's right.</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w:t>
      </w:r>
      <w:r w:rsidDel="00000000" w:rsidR="00000000" w:rsidRPr="00000000">
        <w:rPr>
          <w:sz w:val="24"/>
          <w:szCs w:val="24"/>
          <w:shd w:fill="fdb7d6" w:val="clear"/>
          <w:rtl w:val="0"/>
        </w:rPr>
        <w:t xml:space="preserve">we needed, we needed</w:t>
      </w:r>
      <w:r w:rsidDel="00000000" w:rsidR="00000000" w:rsidRPr="00000000">
        <w:rPr>
          <w:sz w:val="24"/>
          <w:szCs w:val="24"/>
          <w:rtl w:val="0"/>
        </w:rPr>
        <w:t xml:space="preserve"> someone who had, we had the voice rights too. We didn't want to take a Scarlett Johansson or</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that. So,</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That would be a riot.</w:t>
      </w:r>
    </w:p>
    <w:p w:rsidR="00000000" w:rsidDel="00000000" w:rsidP="00000000" w:rsidRDefault="00000000" w:rsidRPr="00000000" w14:paraId="00000046">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was a fine second alternative.</w:t>
      </w:r>
    </w:p>
    <w:p w:rsidR="00000000" w:rsidDel="00000000" w:rsidP="00000000" w:rsidRDefault="00000000" w:rsidRPr="00000000" w14:paraId="0000004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w:t>
      </w:r>
      <w:r w:rsidDel="00000000" w:rsidR="00000000" w:rsidRPr="00000000">
        <w:rPr>
          <w:sz w:val="24"/>
          <w:szCs w:val="24"/>
          <w:rtl w:val="0"/>
        </w:rPr>
        <w:t xml:space="preserve"> </w:t>
      </w:r>
      <w:r w:rsidDel="00000000" w:rsidR="00000000" w:rsidRPr="00000000">
        <w:rPr>
          <w:sz w:val="24"/>
          <w:szCs w:val="24"/>
          <w:shd w:fill="fdb7d6" w:val="clear"/>
          <w:rtl w:val="0"/>
        </w:rPr>
        <w:t xml:space="preserve">Yeah</w:t>
      </w:r>
      <w:r w:rsidDel="00000000" w:rsidR="00000000" w:rsidRPr="00000000">
        <w:rPr>
          <w:sz w:val="24"/>
          <w:szCs w:val="24"/>
          <w:rtl w:val="0"/>
        </w:rPr>
        <w:t xml:space="preserve">.</w:t>
      </w:r>
    </w:p>
    <w:p w:rsidR="00000000" w:rsidDel="00000000" w:rsidP="00000000" w:rsidRDefault="00000000" w:rsidRPr="00000000" w14:paraId="00000048">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you know, it's, it's calling, </w:t>
      </w:r>
      <w:r w:rsidDel="00000000" w:rsidR="00000000" w:rsidRPr="00000000">
        <w:rPr>
          <w:color w:val="6d6d6d"/>
          <w:sz w:val="24"/>
          <w:szCs w:val="24"/>
          <w:rtl w:val="0"/>
        </w:rPr>
        <w:t xml:space="preserve">[00:11:30]</w:t>
      </w:r>
      <w:r w:rsidDel="00000000" w:rsidR="00000000" w:rsidRPr="00000000">
        <w:rPr>
          <w:sz w:val="24"/>
          <w:szCs w:val="24"/>
          <w:rtl w:val="0"/>
        </w:rPr>
        <w:t xml:space="preserve"> I think right now, as we speak, there's thousands of calls going on with my voice, which is pretty,</w:t>
      </w:r>
    </w:p>
    <w:p w:rsidR="00000000" w:rsidDel="00000000" w:rsidP="00000000" w:rsidRDefault="00000000" w:rsidRPr="00000000" w14:paraId="00000049">
      <w:pPr>
        <w:spacing w:after="280" w:lineRule="auto"/>
        <w:rPr>
          <w:sz w:val="24"/>
          <w:szCs w:val="24"/>
          <w:shd w:fill="fdb7d6" w:val="clear"/>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That's wild. Yeah, it is pretty cool. </w:t>
      </w:r>
      <w:r w:rsidDel="00000000" w:rsidR="00000000" w:rsidRPr="00000000">
        <w:rPr>
          <w:rtl w:val="0"/>
        </w:rPr>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 But is it, </w:t>
      </w:r>
      <w:r w:rsidDel="00000000" w:rsidR="00000000" w:rsidRPr="00000000">
        <w:rPr>
          <w:sz w:val="24"/>
          <w:szCs w:val="24"/>
          <w:rtl w:val="0"/>
        </w:rPr>
        <w:t xml:space="preserve"> you know, I guess you have to really put trust in this AI agent if it's going to have access to information right. About the patient. Like, where can this go wrong?</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w:t>
      </w:r>
      <w:r w:rsidDel="00000000" w:rsidR="00000000" w:rsidRPr="00000000">
        <w:rPr>
          <w:sz w:val="24"/>
          <w:szCs w:val="24"/>
          <w:rtl w:val="0"/>
        </w:rPr>
        <w:t xml:space="preserve"> I think it can go wrong if it misrepresents the patient.</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4D">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tasks that actually have, uh, a more </w:t>
      </w:r>
      <w:r w:rsidDel="00000000" w:rsidR="00000000" w:rsidRPr="00000000">
        <w:rPr>
          <w:color w:val="6d6d6d"/>
          <w:sz w:val="24"/>
          <w:szCs w:val="24"/>
          <w:rtl w:val="0"/>
        </w:rPr>
        <w:t xml:space="preserve">[00:12:00]</w:t>
      </w:r>
      <w:r w:rsidDel="00000000" w:rsidR="00000000" w:rsidRPr="00000000">
        <w:rPr>
          <w:sz w:val="24"/>
          <w:szCs w:val="24"/>
          <w:rtl w:val="0"/>
        </w:rPr>
        <w:t xml:space="preserve"> substantial financial impact, like in this case, </w:t>
      </w:r>
      <w:r w:rsidDel="00000000" w:rsidR="00000000" w:rsidRPr="00000000">
        <w:rPr>
          <w:sz w:val="24"/>
          <w:szCs w:val="24"/>
          <w:rtl w:val="0"/>
        </w:rPr>
        <w:t xml:space="preserve">we're just finding out information that should be available to our client and should be available to the patient.</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Like, </w:t>
      </w:r>
      <w:r w:rsidDel="00000000" w:rsidR="00000000" w:rsidRPr="00000000">
        <w:rPr>
          <w:sz w:val="24"/>
          <w:szCs w:val="24"/>
          <w:rtl w:val="0"/>
        </w:rPr>
        <w:t xml:space="preserve">Is prior authorization needed for a specific therapy under the patient's plan? </w:t>
      </w:r>
      <w:r w:rsidDel="00000000" w:rsidR="00000000" w:rsidRPr="00000000">
        <w:rPr>
          <w:sz w:val="24"/>
          <w:szCs w:val="24"/>
          <w:rtl w:val="0"/>
        </w:rPr>
        <w:t xml:space="preserve"> just asking that question doesn't change anything for the patient.</w:t>
      </w:r>
      <w:r w:rsidDel="00000000" w:rsidR="00000000" w:rsidRPr="00000000">
        <w:rPr>
          <w:sz w:val="24"/>
          <w:szCs w:val="24"/>
          <w:rtl w:val="0"/>
        </w:rPr>
        <w:t xml:space="preserve"> but we do</w:t>
      </w:r>
      <w:r w:rsidDel="00000000" w:rsidR="00000000" w:rsidRPr="00000000">
        <w:rPr>
          <w:sz w:val="24"/>
          <w:szCs w:val="24"/>
          <w:rtl w:val="0"/>
        </w:rPr>
        <w:t xml:space="preserve"> QA </w:t>
      </w:r>
      <w:r w:rsidDel="00000000" w:rsidR="00000000" w:rsidRPr="00000000">
        <w:rPr>
          <w:sz w:val="24"/>
          <w:szCs w:val="24"/>
          <w:rtl w:val="0"/>
        </w:rPr>
        <w:t xml:space="preserve">on this thing. </w:t>
      </w:r>
    </w:p>
    <w:p w:rsidR="00000000" w:rsidDel="00000000" w:rsidP="00000000" w:rsidRDefault="00000000" w:rsidRPr="00000000" w14:paraId="0000004F">
      <w:pPr>
        <w:spacing w:after="280" w:lineRule="auto"/>
        <w:rPr>
          <w:color w:val="0000ff"/>
          <w:sz w:val="26"/>
          <w:szCs w:val="26"/>
        </w:rPr>
      </w:pPr>
      <w:r w:rsidDel="00000000" w:rsidR="00000000" w:rsidRPr="00000000">
        <w:rPr>
          <w:b w:val="1"/>
          <w:bCs w:val="1"/>
          <w:color w:val="b60041"/>
          <w:sz w:val="26"/>
          <w:szCs w:val="26"/>
          <w:rtl w:val="0"/>
        </w:rPr>
        <w:t xml:space="preserve">Rana el Kaliouby (VO): </w:t>
      </w:r>
      <w:r w:rsidDel="00000000" w:rsidR="00000000" w:rsidRPr="00000000">
        <w:rPr>
          <w:b w:val="1"/>
          <w:bCs w:val="1"/>
          <w:color w:val="0000ff"/>
          <w:sz w:val="26"/>
          <w:szCs w:val="26"/>
          <w:rtl w:val="0"/>
        </w:rPr>
        <w:t xml:space="preserve">QA as in Quality Assurance. </w:t>
      </w:r>
      <w:r w:rsidDel="00000000" w:rsidR="00000000" w:rsidRPr="00000000">
        <w:rPr>
          <w:rtl w:val="0"/>
        </w:rPr>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So we have a QA team that actually listens to a lot of these calls.</w:t>
      </w:r>
    </w:p>
    <w:p w:rsidR="00000000" w:rsidDel="00000000" w:rsidP="00000000" w:rsidRDefault="00000000" w:rsidRPr="00000000" w14:paraId="00000051">
      <w:pPr>
        <w:spacing w:after="280" w:lineRule="auto"/>
        <w:rPr>
          <w:sz w:val="24"/>
          <w:szCs w:val="24"/>
        </w:rPr>
      </w:pPr>
      <w:r w:rsidDel="00000000" w:rsidR="00000000" w:rsidRPr="00000000">
        <w:rPr>
          <w:sz w:val="24"/>
          <w:szCs w:val="24"/>
          <w:rtl w:val="0"/>
        </w:rPr>
        <w:t xml:space="preserve">We do it also automatically using AI to QA our AI. </w:t>
      </w:r>
      <w:r w:rsidDel="00000000" w:rsidR="00000000" w:rsidRPr="00000000">
        <w:rPr>
          <w:sz w:val="24"/>
          <w:szCs w:val="24"/>
          <w:rtl w:val="0"/>
        </w:rPr>
        <w:t xml:space="preserve"> and so </w:t>
      </w:r>
      <w:r w:rsidDel="00000000" w:rsidR="00000000" w:rsidRPr="00000000">
        <w:rPr>
          <w:color w:val="6d6d6d"/>
          <w:sz w:val="24"/>
          <w:szCs w:val="24"/>
          <w:rtl w:val="0"/>
        </w:rPr>
        <w:t xml:space="preserve">[00:12:30]</w:t>
      </w:r>
      <w:r w:rsidDel="00000000" w:rsidR="00000000" w:rsidRPr="00000000">
        <w:rPr>
          <w:sz w:val="24"/>
          <w:szCs w:val="24"/>
          <w:rtl w:val="0"/>
        </w:rPr>
        <w:t xml:space="preserve"> we make sure that the accuracy level on those is very, very high. Um, we do not tolerate types of errors. That, </w:t>
      </w:r>
      <w:r w:rsidDel="00000000" w:rsidR="00000000" w:rsidRPr="00000000">
        <w:rPr>
          <w:sz w:val="24"/>
          <w:szCs w:val="24"/>
          <w:rtl w:val="0"/>
        </w:rPr>
        <w:t xml:space="preserve"> will misrepresent data to the patient or will say that something is covered when it's actually not covered, for example, that's a big like we actually prioritize and we can tweak our algorithms to make sure that those mistakes are almost non existent.</w:t>
      </w:r>
    </w:p>
    <w:p w:rsidR="00000000" w:rsidDel="00000000" w:rsidP="00000000" w:rsidRDefault="00000000" w:rsidRPr="00000000" w14:paraId="00000052">
      <w:pPr>
        <w:spacing w:after="280" w:lineRule="auto"/>
        <w:rPr>
          <w:sz w:val="24"/>
          <w:szCs w:val="24"/>
        </w:rPr>
      </w:pPr>
      <w:r w:rsidDel="00000000" w:rsidR="00000000" w:rsidRPr="00000000">
        <w:rPr>
          <w:sz w:val="24"/>
          <w:szCs w:val="24"/>
          <w:rtl w:val="0"/>
        </w:rPr>
        <w:t xml:space="preserve">And perhaps other things are maybe a more tolerable,</w:t>
      </w:r>
    </w:p>
    <w:p w:rsidR="00000000" w:rsidDel="00000000" w:rsidP="00000000" w:rsidRDefault="00000000" w:rsidRPr="00000000" w14:paraId="00000053">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Elad says that the AI agent only uses information that is already in the system, so it’s not prone to any errors that are out there say, on the general internet. </w:t>
      </w:r>
    </w:p>
    <w:p w:rsidR="00000000" w:rsidDel="00000000" w:rsidP="00000000" w:rsidRDefault="00000000" w:rsidRPr="00000000" w14:paraId="00000054">
      <w:pPr>
        <w:spacing w:after="280" w:lineRule="auto"/>
        <w:rPr>
          <w:b w:val="1"/>
          <w:bCs w:val="1"/>
          <w:color w:val="0000ff"/>
          <w:sz w:val="26"/>
          <w:szCs w:val="26"/>
        </w:rPr>
      </w:pPr>
      <w:r w:rsidDel="00000000" w:rsidR="00000000" w:rsidRPr="00000000">
        <w:rPr>
          <w:b w:val="1"/>
          <w:bCs w:val="1"/>
          <w:color w:val="0000ff"/>
          <w:sz w:val="26"/>
          <w:szCs w:val="26"/>
          <w:rtl w:val="0"/>
        </w:rPr>
        <w:t xml:space="preserve">But mistakes could still happen. Like the AI agent could give the wrong code or the wrong state because the information is wrong in the system. Maybe there's an old insurance card on file. Or an address hasn't been updated. </w:t>
      </w:r>
    </w:p>
    <w:p w:rsidR="00000000" w:rsidDel="00000000" w:rsidP="00000000" w:rsidRDefault="00000000" w:rsidRPr="00000000" w14:paraId="00000055">
      <w:pPr>
        <w:spacing w:after="280" w:lineRule="auto"/>
        <w:rPr>
          <w:strike w:val="1"/>
          <w:color w:val="a3a3a3"/>
          <w:sz w:val="24"/>
          <w:szCs w:val="24"/>
        </w:rPr>
      </w:pPr>
      <w:r w:rsidDel="00000000" w:rsidR="00000000" w:rsidRPr="00000000">
        <w:rPr>
          <w:b w:val="1"/>
          <w:bCs w:val="1"/>
          <w:color w:val="0000ff"/>
          <w:sz w:val="26"/>
          <w:szCs w:val="26"/>
          <w:rtl w:val="0"/>
        </w:rPr>
        <w:t xml:space="preserve">…These are the same mistakes a human agent would make if that was the only information they had.</w:t>
      </w:r>
      <w:r w:rsidDel="00000000" w:rsidR="00000000" w:rsidRPr="00000000">
        <w:rPr>
          <w:rtl w:val="0"/>
        </w:rPr>
      </w:r>
    </w:p>
    <w:p w:rsidR="00000000" w:rsidDel="00000000" w:rsidP="00000000" w:rsidRDefault="00000000" w:rsidRPr="00000000" w14:paraId="00000056">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w:t>
      </w:r>
      <w:r w:rsidDel="00000000" w:rsidR="00000000" w:rsidRPr="00000000">
        <w:rPr>
          <w:sz w:val="24"/>
          <w:szCs w:val="24"/>
          <w:shd w:fill="fdb7d6" w:val="clear"/>
          <w:rtl w:val="0"/>
        </w:rPr>
        <w:t xml:space="preserve">we don't</w:t>
      </w:r>
      <w:r w:rsidDel="00000000" w:rsidR="00000000" w:rsidRPr="00000000">
        <w:rPr>
          <w:sz w:val="24"/>
          <w:szCs w:val="24"/>
          <w:rtl w:val="0"/>
        </w:rPr>
        <w:t xml:space="preserve"> </w:t>
      </w:r>
      <w:r w:rsidDel="00000000" w:rsidR="00000000" w:rsidRPr="00000000">
        <w:rPr>
          <w:sz w:val="24"/>
          <w:szCs w:val="24"/>
          <w:rtl w:val="0"/>
        </w:rPr>
        <w:t xml:space="preserve"> do a job that is better than a human. Um, in that sense, There's some mistakes that are just inherent in the system. And that's something that we are not necessarily able to fix with this.</w:t>
      </w:r>
    </w:p>
    <w:p w:rsidR="00000000" w:rsidDel="00000000" w:rsidP="00000000" w:rsidRDefault="00000000" w:rsidRPr="00000000" w14:paraId="00000057">
      <w:pPr>
        <w:spacing w:after="280" w:lineRule="auto"/>
        <w:rPr>
          <w:sz w:val="24"/>
          <w:szCs w:val="24"/>
          <w:shd w:fill="fdb7d6" w:val="clear"/>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walk us through the behind the scenes of the technology. How did you build this?</w:t>
      </w:r>
    </w:p>
    <w:p w:rsidR="00000000" w:rsidDel="00000000" w:rsidP="00000000" w:rsidRDefault="00000000" w:rsidRPr="00000000" w14:paraId="00000058">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So I think modeling a conversation, you could think of a very simple loop of trying to figure out when the other end has stopped speaking. And that's something that's called silence detection. And, </w:t>
      </w:r>
      <w:r w:rsidDel="00000000" w:rsidR="00000000" w:rsidRPr="00000000">
        <w:rPr>
          <w:sz w:val="24"/>
          <w:szCs w:val="24"/>
          <w:rtl w:val="0"/>
        </w:rPr>
        <w:t xml:space="preserve"> when you talk to chat, GPT on your </w:t>
      </w:r>
      <w:r w:rsidDel="00000000" w:rsidR="00000000" w:rsidRPr="00000000">
        <w:rPr>
          <w:color w:val="6d6d6d"/>
          <w:sz w:val="24"/>
          <w:szCs w:val="24"/>
          <w:rtl w:val="0"/>
        </w:rPr>
        <w:t xml:space="preserve">[00:14:00]</w:t>
      </w:r>
      <w:r w:rsidDel="00000000" w:rsidR="00000000" w:rsidRPr="00000000">
        <w:rPr>
          <w:sz w:val="24"/>
          <w:szCs w:val="24"/>
          <w:rtl w:val="0"/>
        </w:rPr>
        <w:t xml:space="preserve"> phone, if you, </w:t>
      </w:r>
      <w:r w:rsidDel="00000000" w:rsidR="00000000" w:rsidRPr="00000000">
        <w:rPr>
          <w:sz w:val="24"/>
          <w:szCs w:val="24"/>
          <w:rtl w:val="0"/>
        </w:rPr>
        <w:t xml:space="preserve"> have tried, </w:t>
      </w:r>
      <w:r w:rsidDel="00000000" w:rsidR="00000000" w:rsidRPr="00000000">
        <w:rPr>
          <w:sz w:val="24"/>
          <w:szCs w:val="24"/>
          <w:rtl w:val="0"/>
        </w:rPr>
        <w:t xml:space="preserve"> one of the key things is to understand when it's time for me to speak.</w:t>
      </w:r>
    </w:p>
    <w:p w:rsidR="00000000" w:rsidDel="00000000" w:rsidP="00000000" w:rsidRDefault="00000000" w:rsidRPr="00000000" w14:paraId="00000059">
      <w:pPr>
        <w:spacing w:after="280" w:lineRule="auto"/>
        <w:rPr>
          <w:sz w:val="24"/>
          <w:szCs w:val="24"/>
        </w:rPr>
      </w:pPr>
      <w:r w:rsidDel="00000000" w:rsidR="00000000" w:rsidRPr="00000000">
        <w:rPr>
          <w:sz w:val="24"/>
          <w:szCs w:val="24"/>
          <w:rtl w:val="0"/>
        </w:rPr>
        <w:t xml:space="preserve">And actually, even for humans, it's pretty, um, complex because we can talk over each other. We can understand cues in our tone to understand when to talk and for it to not sound uncanny. That's something that we pay a lot of attention to.</w:t>
      </w:r>
    </w:p>
    <w:p w:rsidR="00000000" w:rsidDel="00000000" w:rsidP="00000000" w:rsidRDefault="00000000" w:rsidRPr="00000000" w14:paraId="0000005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mean, it was interesting. It was saying, um, it was adding all these things that make it, makes it sound very human</w:t>
      </w:r>
    </w:p>
    <w:p w:rsidR="00000000" w:rsidDel="00000000" w:rsidP="00000000" w:rsidRDefault="00000000" w:rsidRPr="00000000" w14:paraId="0000005B">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exactly. Because latency is everything. And we, as humans were </w:t>
      </w:r>
      <w:r w:rsidDel="00000000" w:rsidR="00000000" w:rsidRPr="00000000">
        <w:rPr>
          <w:color w:val="6d6d6d"/>
          <w:sz w:val="24"/>
          <w:szCs w:val="24"/>
          <w:rtl w:val="0"/>
        </w:rPr>
        <w:t xml:space="preserve">[00:14:30]</w:t>
      </w:r>
      <w:r w:rsidDel="00000000" w:rsidR="00000000" w:rsidRPr="00000000">
        <w:rPr>
          <w:sz w:val="24"/>
          <w:szCs w:val="24"/>
          <w:rtl w:val="0"/>
        </w:rPr>
        <w:t xml:space="preserve"> so similar to LLMs in a sense, because. When we decide to come and speak, when it's my turn in the conversation to speak, it's not like I have my entire soliloquy that I'm going to speak written out in my head at that point, I'm actually also almost like a word by word generator, kind of like</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Mm hmm.</w:t>
      </w:r>
      <w:r w:rsidDel="00000000" w:rsidR="00000000" w:rsidRPr="00000000">
        <w:rPr>
          <w:sz w:val="24"/>
          <w:szCs w:val="24"/>
          <w:rtl w:val="0"/>
        </w:rPr>
        <w:t xml:space="preserve"> Mm hmm.</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and so this, um, and this, like giving the model a little more time.</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Um, for it not to think, not to sound uncanny and </w:t>
      </w:r>
      <w:r w:rsidDel="00000000" w:rsidR="00000000" w:rsidRPr="00000000">
        <w:rPr>
          <w:color w:val="6d6d6d"/>
          <w:sz w:val="24"/>
          <w:szCs w:val="24"/>
          <w:rtl w:val="0"/>
        </w:rPr>
        <w:t xml:space="preserve">[00:15:00]</w:t>
      </w:r>
      <w:r w:rsidDel="00000000" w:rsidR="00000000" w:rsidRPr="00000000">
        <w:rPr>
          <w:sz w:val="24"/>
          <w:szCs w:val="24"/>
          <w:rtl w:val="0"/>
        </w:rPr>
        <w:t xml:space="preserve"> to have like the snappy latency that the other side knows that we now, it's time for us to assert and to, um, speak in a conversation. That's really important. </w:t>
      </w:r>
      <w:r w:rsidDel="00000000" w:rsidR="00000000" w:rsidRPr="00000000">
        <w:rPr>
          <w:sz w:val="24"/>
          <w:szCs w:val="24"/>
          <w:rtl w:val="0"/>
        </w:rPr>
        <w:t xml:space="preserve">and I mentioned earlier in our conversation, how we have a model that the agent has to decide what action it needs to take at any given point.</w:t>
      </w:r>
    </w:p>
    <w:p w:rsidR="00000000" w:rsidDel="00000000" w:rsidP="00000000" w:rsidRDefault="00000000" w:rsidRPr="00000000" w14:paraId="0000005F">
      <w:pPr>
        <w:spacing w:after="280" w:lineRule="auto"/>
        <w:rPr>
          <w:strike w:val="1"/>
          <w:color w:val="a3a3a3"/>
          <w:sz w:val="24"/>
          <w:szCs w:val="24"/>
        </w:rPr>
      </w:pPr>
      <w:r w:rsidDel="00000000" w:rsidR="00000000" w:rsidRPr="00000000">
        <w:rPr>
          <w:sz w:val="24"/>
          <w:szCs w:val="24"/>
          <w:rtl w:val="0"/>
        </w:rPr>
        <w:t xml:space="preserve">So should I speak, should I retrieve, should I hang up? Also, maybe is the conversation done? </w:t>
      </w:r>
      <w:r w:rsidDel="00000000" w:rsidR="00000000" w:rsidRPr="00000000">
        <w:rPr>
          <w:sz w:val="24"/>
          <w:szCs w:val="24"/>
          <w:rtl w:val="0"/>
        </w:rPr>
        <w:t xml:space="preserve"> so, </w:t>
      </w:r>
      <w:r w:rsidDel="00000000" w:rsidR="00000000" w:rsidRPr="00000000">
        <w:rPr>
          <w:sz w:val="24"/>
          <w:szCs w:val="24"/>
          <w:rtl w:val="0"/>
        </w:rPr>
        <w:t xml:space="preserve"> there's a bunch of actions and I think understanding the right action, that's the, that's Number one key thing. there's so many nuances. </w:t>
      </w:r>
      <w:r w:rsidDel="00000000" w:rsidR="00000000" w:rsidRPr="00000000">
        <w:rPr>
          <w:sz w:val="24"/>
          <w:szCs w:val="24"/>
          <w:rtl w:val="0"/>
        </w:rPr>
        <w:t xml:space="preserve">we had for the longest time on Blue Cross Blue Shield of California, we were saying and spelling patient details and it would not get it right on the other end </w:t>
      </w:r>
    </w:p>
    <w:p w:rsidR="00000000" w:rsidDel="00000000" w:rsidP="00000000" w:rsidRDefault="00000000" w:rsidRPr="00000000" w14:paraId="00000060">
      <w:pPr>
        <w:spacing w:after="280" w:lineRule="auto"/>
        <w:rPr>
          <w:sz w:val="24"/>
          <w:szCs w:val="24"/>
        </w:rPr>
      </w:pPr>
      <w:r w:rsidDel="00000000" w:rsidR="00000000" w:rsidRPr="00000000">
        <w:rPr>
          <w:sz w:val="24"/>
          <w:szCs w:val="24"/>
          <w:rtl w:val="0"/>
        </w:rPr>
        <w:t xml:space="preserve">You know, E L A </w:t>
      </w:r>
      <w:r w:rsidDel="00000000" w:rsidR="00000000" w:rsidRPr="00000000">
        <w:rPr>
          <w:color w:val="6d6d6d"/>
          <w:sz w:val="24"/>
          <w:szCs w:val="24"/>
          <w:rtl w:val="0"/>
        </w:rPr>
        <w:t xml:space="preserve">[00:16:00]</w:t>
      </w:r>
      <w:r w:rsidDel="00000000" w:rsidR="00000000" w:rsidRPr="00000000">
        <w:rPr>
          <w:sz w:val="24"/>
          <w:szCs w:val="24"/>
          <w:rtl w:val="0"/>
        </w:rPr>
        <w:t xml:space="preserve"> D, a lot, like, that's the name of the, it would like A L A D, no, it's E L A D, and I would totally hear it and understand it. And then, for example, we started doing NATO alphabet, and it, it fixed it, and, and you know what?</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Like E for elephant. L for like Lima. Right. Okay. Huh.</w:t>
      </w:r>
    </w:p>
    <w:p w:rsidR="00000000" w:rsidDel="00000000" w:rsidP="00000000" w:rsidRDefault="00000000" w:rsidRPr="00000000" w14:paraId="00000062">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And, </w:t>
      </w:r>
      <w:r w:rsidDel="00000000" w:rsidR="00000000" w:rsidRPr="00000000">
        <w:rPr>
          <w:sz w:val="24"/>
          <w:szCs w:val="24"/>
          <w:rtl w:val="0"/>
        </w:rPr>
        <w:t xml:space="preserve"> some of the small tweaks that perhaps are non existent in other use cases, but we found them and that unlocked Blue Cross Blue Shield of California, you know, thousands of calls are all the sudden the success </w:t>
      </w:r>
      <w:r w:rsidDel="00000000" w:rsidR="00000000" w:rsidRPr="00000000">
        <w:rPr>
          <w:color w:val="6d6d6d"/>
          <w:sz w:val="24"/>
          <w:szCs w:val="24"/>
          <w:rtl w:val="0"/>
        </w:rPr>
        <w:t xml:space="preserve">[00:16:30]</w:t>
      </w:r>
      <w:r w:rsidDel="00000000" w:rsidR="00000000" w:rsidRPr="00000000">
        <w:rPr>
          <w:sz w:val="24"/>
          <w:szCs w:val="24"/>
          <w:rtl w:val="0"/>
        </w:rPr>
        <w:t xml:space="preserve"> rates goes from like 60 percent to 95%.</w:t>
      </w:r>
    </w:p>
    <w:p w:rsidR="00000000" w:rsidDel="00000000" w:rsidP="00000000" w:rsidRDefault="00000000" w:rsidRPr="00000000" w14:paraId="00000063">
      <w:pPr>
        <w:spacing w:after="280" w:lineRule="auto"/>
        <w:rPr>
          <w:strike w:val="1"/>
          <w:color w:val="a3a3a3"/>
          <w:sz w:val="24"/>
          <w:szCs w:val="24"/>
          <w:shd w:fill="fdb7d6" w:val="clear"/>
        </w:rPr>
      </w:pPr>
      <w:r w:rsidDel="00000000" w:rsidR="00000000" w:rsidRPr="00000000">
        <w:rPr>
          <w:sz w:val="24"/>
          <w:szCs w:val="24"/>
          <w:rtl w:val="0"/>
        </w:rPr>
        <w:t xml:space="preserve">There is an agentic flow that you need to devise. And I think building agents is actually not </w:t>
      </w:r>
      <w:r w:rsidDel="00000000" w:rsidR="00000000" w:rsidRPr="00000000">
        <w:rPr>
          <w:sz w:val="24"/>
          <w:szCs w:val="24"/>
          <w:shd w:fill="fdb7d6" w:val="clear"/>
          <w:rtl w:val="0"/>
        </w:rPr>
        <w:t xml:space="preserve">Simple. </w:t>
      </w:r>
    </w:p>
    <w:p w:rsidR="00000000" w:rsidDel="00000000" w:rsidP="00000000" w:rsidRDefault="00000000" w:rsidRPr="00000000" w14:paraId="00000064">
      <w:pPr>
        <w:spacing w:after="280" w:lineRule="auto"/>
        <w:rPr>
          <w:strike w:val="1"/>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explain</w:t>
      </w:r>
      <w:r w:rsidDel="00000000" w:rsidR="00000000" w:rsidRPr="00000000">
        <w:rPr>
          <w:sz w:val="24"/>
          <w:szCs w:val="24"/>
          <w:rtl w:val="0"/>
        </w:rPr>
        <w:t xml:space="preserve"> to us what you mean by an agentic flow. </w:t>
      </w:r>
    </w:p>
    <w:p w:rsidR="00000000" w:rsidDel="00000000" w:rsidP="00000000" w:rsidRDefault="00000000" w:rsidRPr="00000000" w14:paraId="00000065">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w:t>
      </w:r>
      <w:r w:rsidDel="00000000" w:rsidR="00000000" w:rsidRPr="00000000">
        <w:rPr>
          <w:sz w:val="24"/>
          <w:szCs w:val="24"/>
          <w:rtl w:val="0"/>
        </w:rPr>
        <w:t xml:space="preserve"> It's like an algorithm that can contain in our case, 70 calls to LLMs along the way, in order to do one big task.</w:t>
      </w:r>
    </w:p>
    <w:p w:rsidR="00000000" w:rsidDel="00000000" w:rsidP="00000000" w:rsidRDefault="00000000" w:rsidRPr="00000000" w14:paraId="00000066">
      <w:pPr>
        <w:spacing w:after="280" w:lineRule="auto"/>
        <w:rPr>
          <w:sz w:val="24"/>
          <w:szCs w:val="24"/>
        </w:rPr>
      </w:pPr>
      <w:r w:rsidDel="00000000" w:rsidR="00000000" w:rsidRPr="00000000">
        <w:rPr>
          <w:sz w:val="24"/>
          <w:szCs w:val="24"/>
          <w:rtl w:val="0"/>
        </w:rPr>
        <w:t xml:space="preserve">but it has five big pieces of the flow. And that's maybe fixed almost in code or </w:t>
      </w:r>
      <w:r w:rsidDel="00000000" w:rsidR="00000000" w:rsidRPr="00000000">
        <w:rPr>
          <w:color w:val="6d6d6d"/>
          <w:sz w:val="24"/>
          <w:szCs w:val="24"/>
          <w:rtl w:val="0"/>
        </w:rPr>
        <w:t xml:space="preserve">[00:17:00]</w:t>
      </w:r>
      <w:r w:rsidDel="00000000" w:rsidR="00000000" w:rsidRPr="00000000">
        <w:rPr>
          <w:sz w:val="24"/>
          <w:szCs w:val="24"/>
          <w:rtl w:val="0"/>
        </w:rPr>
        <w:t xml:space="preserve"> in configuration in our case. </w:t>
      </w:r>
      <w:r w:rsidDel="00000000" w:rsidR="00000000" w:rsidRPr="00000000">
        <w:rPr>
          <w:sz w:val="24"/>
          <w:szCs w:val="24"/>
          <w:rtl w:val="0"/>
        </w:rPr>
        <w:t xml:space="preserve"> but within each piece of the process, there is some fr</w:t>
      </w:r>
      <w:r w:rsidDel="00000000" w:rsidR="00000000" w:rsidRPr="00000000">
        <w:rPr>
          <w:sz w:val="24"/>
          <w:szCs w:val="24"/>
          <w:rtl w:val="0"/>
        </w:rPr>
        <w:t xml:space="preserve">eedom of operation for the decision making process to do more or less, for example.</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So, </w:t>
      </w:r>
      <w:r w:rsidDel="00000000" w:rsidR="00000000" w:rsidRPr="00000000">
        <w:rPr>
          <w:sz w:val="24"/>
          <w:szCs w:val="24"/>
          <w:rtl w:val="0"/>
        </w:rPr>
        <w:t xml:space="preserve">when we say an agent, We sometimes think of an LLM that can autonomously </w:t>
      </w:r>
      <w:r w:rsidDel="00000000" w:rsidR="00000000" w:rsidRPr="00000000">
        <w:rPr>
          <w:sz w:val="24"/>
          <w:szCs w:val="24"/>
          <w:rtl w:val="0"/>
        </w:rPr>
        <w:t xml:space="preserve"> like decide what to do.</w:t>
      </w:r>
    </w:p>
    <w:p w:rsidR="00000000" w:rsidDel="00000000" w:rsidP="00000000" w:rsidRDefault="00000000" w:rsidRPr="00000000" w14:paraId="0000006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 hmm.</w:t>
      </w:r>
    </w:p>
    <w:p w:rsidR="00000000" w:rsidDel="00000000" w:rsidP="00000000" w:rsidRDefault="00000000" w:rsidRPr="00000000" w14:paraId="00000069">
      <w:pPr>
        <w:spacing w:after="280" w:lineRule="auto"/>
        <w:rPr>
          <w:sz w:val="24"/>
          <w:szCs w:val="24"/>
          <w:shd w:fill="fdb7d6" w:val="clear"/>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w:t>
      </w:r>
      <w:r w:rsidDel="00000000" w:rsidR="00000000" w:rsidRPr="00000000">
        <w:rPr>
          <w:sz w:val="24"/>
          <w:szCs w:val="24"/>
          <w:rtl w:val="0"/>
        </w:rPr>
        <w:t xml:space="preserve"> we partially have that, but actually also it's partially scripted. </w:t>
      </w:r>
      <w:r w:rsidDel="00000000" w:rsidR="00000000" w:rsidRPr="00000000">
        <w:rPr>
          <w:sz w:val="24"/>
          <w:szCs w:val="24"/>
          <w:rtl w:val="0"/>
        </w:rPr>
        <w:t xml:space="preserve"> </w:t>
      </w:r>
      <w:r w:rsidDel="00000000" w:rsidR="00000000" w:rsidRPr="00000000">
        <w:rPr>
          <w:sz w:val="24"/>
          <w:szCs w:val="24"/>
          <w:shd w:fill="fdb7d6" w:val="clear"/>
          <w:rtl w:val="0"/>
        </w:rPr>
        <w:t xml:space="preserve">there's</w:t>
      </w:r>
    </w:p>
    <w:p w:rsidR="00000000" w:rsidDel="00000000" w:rsidP="00000000" w:rsidRDefault="00000000" w:rsidRPr="00000000" w14:paraId="0000006A">
      <w:pPr>
        <w:spacing w:after="280" w:lineRule="auto"/>
        <w:rPr>
          <w:sz w:val="24"/>
          <w:szCs w:val="24"/>
          <w:shd w:fill="fdb7d6" w:val="clear"/>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is</w:t>
      </w:r>
      <w:r w:rsidDel="00000000" w:rsidR="00000000" w:rsidRPr="00000000">
        <w:rPr>
          <w:sz w:val="24"/>
          <w:szCs w:val="24"/>
          <w:rtl w:val="0"/>
        </w:rPr>
        <w:t xml:space="preserve"> important in this case because it's, it's a very set kind of sequence of </w:t>
      </w:r>
      <w:r w:rsidDel="00000000" w:rsidR="00000000" w:rsidRPr="00000000">
        <w:rPr>
          <w:sz w:val="24"/>
          <w:szCs w:val="24"/>
          <w:shd w:fill="fdb7d6" w:val="clear"/>
          <w:rtl w:val="0"/>
        </w:rPr>
        <w:t xml:space="preserve">administrative </w:t>
      </w:r>
      <w:r w:rsidDel="00000000" w:rsidR="00000000" w:rsidRPr="00000000">
        <w:rPr>
          <w:color w:val="6d6d6d"/>
          <w:sz w:val="24"/>
          <w:szCs w:val="24"/>
          <w:rtl w:val="0"/>
        </w:rPr>
        <w:t xml:space="preserve">[00:17:30]</w:t>
      </w:r>
      <w:r w:rsidDel="00000000" w:rsidR="00000000" w:rsidRPr="00000000">
        <w:rPr>
          <w:sz w:val="24"/>
          <w:szCs w:val="24"/>
          <w:rtl w:val="0"/>
        </w:rPr>
        <w:t xml:space="preserve"> </w:t>
      </w:r>
      <w:r w:rsidDel="00000000" w:rsidR="00000000" w:rsidRPr="00000000">
        <w:rPr>
          <w:sz w:val="24"/>
          <w:szCs w:val="24"/>
          <w:shd w:fill="fdb7d6" w:val="clear"/>
          <w:rtl w:val="0"/>
        </w:rPr>
        <w:t xml:space="preserve">tasks or, or</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w:t>
      </w:r>
      <w:r w:rsidDel="00000000" w:rsidR="00000000" w:rsidRPr="00000000">
        <w:rPr>
          <w:sz w:val="24"/>
          <w:szCs w:val="24"/>
          <w:shd w:fill="fdb7d6" w:val="clear"/>
          <w:rtl w:val="0"/>
        </w:rPr>
        <w:t xml:space="preserve">want to have also repeatable</w:t>
      </w:r>
      <w:r w:rsidDel="00000000" w:rsidR="00000000" w:rsidRPr="00000000">
        <w:rPr>
          <w:sz w:val="24"/>
          <w:szCs w:val="24"/>
          <w:rtl w:val="0"/>
        </w:rPr>
        <w:t xml:space="preserve"> results, </w:t>
      </w:r>
      <w:r w:rsidDel="00000000" w:rsidR="00000000" w:rsidRPr="00000000">
        <w:rPr>
          <w:sz w:val="24"/>
          <w:szCs w:val="24"/>
          <w:rtl w:val="0"/>
        </w:rPr>
        <w:t xml:space="preserve"> If you give auto GPT, </w:t>
      </w:r>
      <w:r w:rsidDel="00000000" w:rsidR="00000000" w:rsidRPr="00000000">
        <w:rPr>
          <w:sz w:val="24"/>
          <w:szCs w:val="24"/>
          <w:rtl w:val="0"/>
        </w:rPr>
        <w:t xml:space="preserve"> you know, create a business that will make me, you know, a billion dollars a year, it will come like with something else. If you choose, if you just tweak it to the one word, it will come up with something completely different.</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And even if you write, write the same prompt, it will have completely non deterministic results, </w:t>
      </w:r>
      <w:r w:rsidDel="00000000" w:rsidR="00000000" w:rsidRPr="00000000">
        <w:rPr>
          <w:sz w:val="24"/>
          <w:szCs w:val="24"/>
          <w:rtl w:val="0"/>
        </w:rPr>
        <w:t xml:space="preserve"> For us, we want to guarantee less of that, and we want to be more deterministic rather than not. And I think that helps us achieve that, </w:t>
      </w:r>
      <w:r w:rsidDel="00000000" w:rsidR="00000000" w:rsidRPr="00000000">
        <w:rPr>
          <w:sz w:val="24"/>
          <w:szCs w:val="24"/>
          <w:rtl w:val="0"/>
        </w:rPr>
        <w:t xml:space="preserve"> because we want to make sure that </w:t>
      </w:r>
      <w:r w:rsidDel="00000000" w:rsidR="00000000" w:rsidRPr="00000000">
        <w:rPr>
          <w:color w:val="6d6d6d"/>
          <w:sz w:val="24"/>
          <w:szCs w:val="24"/>
          <w:rtl w:val="0"/>
        </w:rPr>
        <w:t xml:space="preserve">[00:18:00]</w:t>
      </w:r>
      <w:r w:rsidDel="00000000" w:rsidR="00000000" w:rsidRPr="00000000">
        <w:rPr>
          <w:sz w:val="24"/>
          <w:szCs w:val="24"/>
          <w:rtl w:val="0"/>
        </w:rPr>
        <w:t xml:space="preserve"> we can deliver something, um, that customers can count on.</w:t>
      </w:r>
    </w:p>
    <w:p w:rsidR="00000000" w:rsidDel="00000000" w:rsidP="00000000" w:rsidRDefault="00000000" w:rsidRPr="00000000" w14:paraId="0000006D">
      <w:pPr>
        <w:spacing w:after="280" w:lineRule="auto"/>
        <w:rPr>
          <w:strike w:val="1"/>
          <w:color w:val="a3a3a3"/>
          <w:sz w:val="24"/>
          <w:szCs w:val="24"/>
        </w:rPr>
      </w:pPr>
    </w:p>
    <w:p w:rsidR="00000000" w:rsidDel="00000000" w:rsidP="00000000" w:rsidRDefault="00000000" w:rsidRPr="00000000" w14:paraId="0000006E">
      <w:pPr>
        <w:spacing w:after="280" w:lineRule="auto"/>
        <w:rPr>
          <w:strike w:val="1"/>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6F">
      <w:pPr>
        <w:spacing w:after="280" w:lineRule="auto"/>
        <w:rPr>
          <w:strike w:val="1"/>
          <w:color w:val="a3a3a3"/>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w:t>
      </w:r>
      <w:r w:rsidDel="00000000" w:rsidR="00000000" w:rsidRPr="00000000">
        <w:rPr>
          <w:sz w:val="24"/>
          <w:szCs w:val="24"/>
          <w:rtl w:val="0"/>
        </w:rPr>
        <w:t xml:space="preserve"> we call it composable flows. And I think being able to have composable flows for</w:t>
      </w:r>
      <w:r w:rsidDel="00000000" w:rsidR="00000000" w:rsidRPr="00000000">
        <w:rPr>
          <w:sz w:val="24"/>
          <w:szCs w:val="24"/>
          <w:rtl w:val="0"/>
        </w:rPr>
        <w:t xml:space="preserve">Custom use cases is really important. </w:t>
      </w:r>
      <w:r w:rsidDel="00000000" w:rsidR="00000000" w:rsidRPr="00000000">
        <w:rPr>
          <w:rtl w:val="0"/>
        </w:rPr>
      </w:r>
    </w:p>
    <w:p w:rsidR="00000000" w:rsidDel="00000000" w:rsidP="00000000" w:rsidRDefault="00000000" w:rsidRPr="00000000" w14:paraId="00000070">
      <w:pPr>
        <w:spacing w:after="280" w:lineRule="auto"/>
        <w:rPr>
          <w:strike w:val="1"/>
          <w:color w:val="a3a3a3"/>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w:t>
      </w:r>
      <w:r w:rsidDel="00000000" w:rsidR="00000000" w:rsidRPr="00000000">
        <w:rPr>
          <w:sz w:val="24"/>
          <w:szCs w:val="24"/>
          <w:rtl w:val="0"/>
        </w:rPr>
        <w:t xml:space="preserve"> we have a composable flow that we can actually adapt our agent to do what your humans are doing. And so, </w:t>
      </w:r>
      <w:r w:rsidDel="00000000" w:rsidR="00000000" w:rsidRPr="00000000">
        <w:rPr>
          <w:sz w:val="24"/>
          <w:szCs w:val="24"/>
          <w:rtl w:val="0"/>
        </w:rPr>
        <w:t xml:space="preserve">Our customers can start with our AI agents in a small scale. It works alongside humans. They don't have to give us a hundred percent of their volume in day one. </w:t>
      </w:r>
      <w:r w:rsidDel="00000000" w:rsidR="00000000" w:rsidRPr="00000000">
        <w:rPr>
          <w:sz w:val="24"/>
          <w:szCs w:val="24"/>
          <w:rtl w:val="0"/>
        </w:rPr>
        <w:t xml:space="preserve"> our agents actually </w:t>
      </w:r>
      <w:r w:rsidDel="00000000" w:rsidR="00000000" w:rsidRPr="00000000">
        <w:rPr>
          <w:color w:val="6d6d6d"/>
          <w:sz w:val="24"/>
          <w:szCs w:val="24"/>
          <w:rtl w:val="0"/>
        </w:rPr>
        <w:t xml:space="preserve">[00:18:30]</w:t>
      </w:r>
      <w:r w:rsidDel="00000000" w:rsidR="00000000" w:rsidRPr="00000000">
        <w:rPr>
          <w:sz w:val="24"/>
          <w:szCs w:val="24"/>
          <w:rtl w:val="0"/>
        </w:rPr>
        <w:t xml:space="preserve"> work across the same process, the same instruction set as a human would and achieve the same format of results. And it, you know, humans and AI work side by side. And what we found is as soon as we can show that the customer is like, we need to go full throttle right now. </w:t>
      </w:r>
      <w:r w:rsidDel="00000000" w:rsidR="00000000" w:rsidRPr="00000000">
        <w:rPr>
          <w:rtl w:val="0"/>
        </w:rPr>
      </w:r>
    </w:p>
    <w:p w:rsidR="00000000" w:rsidDel="00000000" w:rsidP="00000000" w:rsidRDefault="00000000" w:rsidRPr="00000000" w14:paraId="0000007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sz w:val="24"/>
          <w:szCs w:val="24"/>
          <w:shd w:fill="fdb7d6" w:val="clear"/>
          <w:rtl w:val="0"/>
        </w:rPr>
        <w:t xml:space="preserve">I'm</w:t>
      </w:r>
      <w:r w:rsidDel="00000000" w:rsidR="00000000" w:rsidRPr="00000000">
        <w:rPr>
          <w:sz w:val="24"/>
          <w:szCs w:val="24"/>
          <w:rtl w:val="0"/>
        </w:rPr>
        <w:t xml:space="preserve"> sure some of our listeners are listening to this and thinking, here we go again. Here's another example of AI taking human jobs. Like what would your answer to that </w:t>
      </w:r>
      <w:r w:rsidDel="00000000" w:rsidR="00000000" w:rsidRPr="00000000">
        <w:rPr>
          <w:color w:val="6d6d6d"/>
          <w:sz w:val="24"/>
          <w:szCs w:val="24"/>
          <w:rtl w:val="0"/>
        </w:rPr>
        <w:t xml:space="preserve">[00:19:00]</w:t>
      </w:r>
      <w:r w:rsidDel="00000000" w:rsidR="00000000" w:rsidRPr="00000000">
        <w:rPr>
          <w:sz w:val="24"/>
          <w:szCs w:val="24"/>
          <w:rtl w:val="0"/>
        </w:rPr>
        <w:t xml:space="preserve"> be?</w:t>
      </w:r>
      <w:r w:rsidDel="00000000" w:rsidR="00000000" w:rsidRPr="00000000">
        <w:rPr>
          <w:rtl w:val="0"/>
        </w:rPr>
      </w:r>
    </w:p>
    <w:p w:rsidR="00000000" w:rsidDel="00000000" w:rsidP="00000000" w:rsidRDefault="00000000" w:rsidRPr="00000000" w14:paraId="00000072">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Well, I think that. </w:t>
      </w:r>
      <w:r w:rsidDel="00000000" w:rsidR="00000000" w:rsidRPr="00000000">
        <w:rPr>
          <w:sz w:val="24"/>
          <w:szCs w:val="24"/>
          <w:rtl w:val="0"/>
        </w:rPr>
        <w:t xml:space="preserve">There is gonna be an impact of some sort, but to be honest, the people we work with, we still need them to a large extent.</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hmm. Mm hmm.</w:t>
      </w:r>
    </w:p>
    <w:p w:rsidR="00000000" w:rsidDel="00000000" w:rsidP="00000000" w:rsidRDefault="00000000" w:rsidRPr="00000000" w14:paraId="00000074">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We work in tandem with them. And the call scenario is an interesting example because there are some complex scenarios of primary, secondary and territory. Insurance problems that we might not be able to solve.</w:t>
      </w:r>
      <w:r w:rsidDel="00000000" w:rsidR="00000000" w:rsidRPr="00000000">
        <w:rPr>
          <w:color w:val="6d6d6d"/>
          <w:sz w:val="24"/>
          <w:szCs w:val="24"/>
          <w:rtl w:val="0"/>
        </w:rPr>
        <w:t xml:space="preserve">[00:19:30]</w:t>
      </w:r>
      <w:r w:rsidDel="00000000" w:rsidR="00000000" w:rsidRPr="00000000">
        <w:rPr>
          <w:sz w:val="24"/>
          <w:szCs w:val="24"/>
          <w:rtl w:val="0"/>
        </w:rPr>
        <w:t xml:space="preserve"> one of the actions our agents can do in a call is say, Hey, um, I think this is a little bit above my pay grade. Let me loop in an expert.</w:t>
      </w:r>
    </w:p>
    <w:p w:rsidR="00000000" w:rsidDel="00000000" w:rsidP="00000000" w:rsidRDefault="00000000" w:rsidRPr="00000000" w14:paraId="0000007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Uh</w:t>
      </w:r>
    </w:p>
    <w:p w:rsidR="00000000" w:rsidDel="00000000" w:rsidP="00000000" w:rsidRDefault="00000000" w:rsidRPr="00000000" w14:paraId="00000076">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And I think that is very powerful. We still need humans to work alongside us. We need humans to train us </w:t>
      </w:r>
      <w:r w:rsidDel="00000000" w:rsidR="00000000" w:rsidRPr="00000000">
        <w:rPr>
          <w:sz w:val="24"/>
          <w:szCs w:val="24"/>
          <w:rtl w:val="0"/>
        </w:rPr>
        <w:t xml:space="preserve">I think where there's going to be some reskilling in the workforce is actually in those </w:t>
      </w:r>
      <w:r w:rsidDel="00000000" w:rsidR="00000000" w:rsidRPr="00000000">
        <w:rPr>
          <w:sz w:val="24"/>
          <w:szCs w:val="24"/>
          <w:rtl w:val="0"/>
        </w:rPr>
        <w:t xml:space="preserve"> more entry level jobs, not the experts and those who spent like the last five or 10 years doing administrative </w:t>
      </w:r>
      <w:r w:rsidDel="00000000" w:rsidR="00000000" w:rsidRPr="00000000">
        <w:rPr>
          <w:color w:val="6d6d6d"/>
          <w:sz w:val="24"/>
          <w:szCs w:val="24"/>
          <w:rtl w:val="0"/>
        </w:rPr>
        <w:t xml:space="preserve">[00:20:00]</w:t>
      </w:r>
      <w:r w:rsidDel="00000000" w:rsidR="00000000" w:rsidRPr="00000000">
        <w:rPr>
          <w:sz w:val="24"/>
          <w:szCs w:val="24"/>
          <w:rtl w:val="0"/>
        </w:rPr>
        <w:t xml:space="preserve"> roles because the expertise they built is actually super valuable and it's, it's actually that workforce that is so hard to staff.</w:t>
      </w:r>
    </w:p>
    <w:p w:rsidR="00000000" w:rsidDel="00000000" w:rsidP="00000000" w:rsidRDefault="00000000" w:rsidRPr="00000000" w14:paraId="00000077">
      <w:pPr>
        <w:spacing w:after="280" w:lineRule="auto"/>
        <w:rPr>
          <w:sz w:val="24"/>
          <w:szCs w:val="24"/>
        </w:rPr>
      </w:pPr>
      <w:r w:rsidDel="00000000" w:rsidR="00000000" w:rsidRPr="00000000">
        <w:rPr>
          <w:sz w:val="24"/>
          <w:szCs w:val="24"/>
          <w:rtl w:val="0"/>
        </w:rPr>
        <w:t xml:space="preserve">That is, </w:t>
      </w:r>
      <w:r w:rsidDel="00000000" w:rsidR="00000000" w:rsidRPr="00000000">
        <w:rPr>
          <w:sz w:val="24"/>
          <w:szCs w:val="24"/>
          <w:rtl w:val="0"/>
        </w:rPr>
        <w:t xml:space="preserve"> relatively, </w:t>
      </w:r>
      <w:r w:rsidDel="00000000" w:rsidR="00000000" w:rsidRPr="00000000">
        <w:rPr>
          <w:sz w:val="24"/>
          <w:szCs w:val="24"/>
          <w:rtl w:val="0"/>
        </w:rPr>
        <w:t xml:space="preserve"> low entry level, </w:t>
      </w:r>
      <w:r w:rsidDel="00000000" w:rsidR="00000000" w:rsidRPr="00000000">
        <w:rPr>
          <w:sz w:val="24"/>
          <w:szCs w:val="24"/>
          <w:rtl w:val="0"/>
        </w:rPr>
        <w:t xml:space="preserve"> and is highly cyclical, you know, there's a lot of turnover. A lot of our customers really struggle with that,</w:t>
      </w:r>
    </w:p>
    <w:p w:rsidR="00000000" w:rsidDel="00000000" w:rsidP="00000000" w:rsidRDefault="00000000" w:rsidRPr="00000000" w14:paraId="00000078">
      <w:pPr>
        <w:spacing w:after="280" w:lineRule="auto"/>
        <w:rPr>
          <w:strike w:val="1"/>
          <w:color w:val="a3a3a3"/>
          <w:sz w:val="24"/>
          <w:szCs w:val="24"/>
        </w:rPr>
      </w:pPr>
      <w:r w:rsidDel="00000000" w:rsidR="00000000" w:rsidRPr="00000000">
        <w:rPr>
          <w:rtl w:val="0"/>
        </w:rPr>
      </w:r>
    </w:p>
    <w:p w:rsidR="00000000" w:rsidDel="00000000" w:rsidP="00000000" w:rsidRDefault="00000000" w:rsidRPr="00000000" w14:paraId="00000079">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and I think we're scaling is just a natural thing when you, you know, invention of the car, you don't need as many horse caretakers anymore.</w:t>
      </w:r>
    </w:p>
    <w:p w:rsidR="00000000" w:rsidDel="00000000" w:rsidP="00000000" w:rsidRDefault="00000000" w:rsidRPr="00000000" w14:paraId="0000007A">
      <w:pPr>
        <w:spacing w:after="280" w:lineRule="auto"/>
        <w:rPr>
          <w:strike w:val="1"/>
          <w:color w:val="a3a3a3"/>
          <w:sz w:val="24"/>
          <w:szCs w:val="24"/>
        </w:rPr>
      </w:pPr>
      <w:r w:rsidDel="00000000" w:rsidR="00000000" w:rsidRPr="00000000">
        <w:rPr>
          <w:sz w:val="24"/>
          <w:szCs w:val="24"/>
          <w:rtl w:val="0"/>
        </w:rPr>
        <w:t xml:space="preserve">And when </w:t>
      </w:r>
      <w:r w:rsidDel="00000000" w:rsidR="00000000" w:rsidRPr="00000000">
        <w:rPr>
          <w:sz w:val="24"/>
          <w:szCs w:val="24"/>
          <w:rtl w:val="0"/>
        </w:rPr>
        <w:t xml:space="preserve"> they move to the electronic health </w:t>
      </w:r>
      <w:r w:rsidDel="00000000" w:rsidR="00000000" w:rsidRPr="00000000">
        <w:rPr>
          <w:color w:val="6d6d6d"/>
          <w:sz w:val="24"/>
          <w:szCs w:val="24"/>
          <w:rtl w:val="0"/>
        </w:rPr>
        <w:t xml:space="preserve">[00:20:30]</w:t>
      </w:r>
      <w:r w:rsidDel="00000000" w:rsidR="00000000" w:rsidRPr="00000000">
        <w:rPr>
          <w:sz w:val="24"/>
          <w:szCs w:val="24"/>
          <w:rtl w:val="0"/>
        </w:rPr>
        <w:t xml:space="preserve"> record system, like maybe you can do away with </w:t>
      </w:r>
      <w:r w:rsidDel="00000000" w:rsidR="00000000" w:rsidRPr="00000000">
        <w:rPr>
          <w:sz w:val="24"/>
          <w:szCs w:val="24"/>
          <w:rtl w:val="0"/>
        </w:rPr>
        <w:t xml:space="preserve"> a lot of mail and shipping, you know, actual stacks of documents between offices like </w:t>
      </w:r>
      <w:r w:rsidDel="00000000" w:rsidR="00000000" w:rsidRPr="00000000">
        <w:rPr>
          <w:sz w:val="24"/>
          <w:szCs w:val="24"/>
          <w:rtl w:val="0"/>
        </w:rPr>
        <w:t xml:space="preserve"> Those jobs are transformed. </w:t>
      </w:r>
    </w:p>
    <w:p w:rsidR="00000000" w:rsidDel="00000000" w:rsidP="00000000" w:rsidRDefault="00000000" w:rsidRPr="00000000" w14:paraId="0000007B">
      <w:pPr>
        <w:spacing w:after="280" w:lineRule="auto"/>
        <w:rPr>
          <w:sz w:val="24"/>
          <w:szCs w:val="24"/>
        </w:rPr>
      </w:pPr>
      <w:r w:rsidDel="00000000" w:rsidR="00000000" w:rsidRPr="00000000">
        <w:rPr>
          <w:sz w:val="24"/>
          <w:szCs w:val="24"/>
          <w:rtl w:val="0"/>
        </w:rPr>
        <w:t xml:space="preserve">But again, I think the health care experts, I don't think they're at risk of this. Actually, they can just be much more efficient, less burned out.</w:t>
      </w:r>
    </w:p>
    <w:p w:rsidR="00000000" w:rsidDel="00000000" w:rsidP="00000000" w:rsidRDefault="00000000" w:rsidRPr="00000000" w14:paraId="0000007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yep, absolutely.</w:t>
      </w:r>
    </w:p>
    <w:p w:rsidR="00000000" w:rsidDel="00000000" w:rsidP="00000000" w:rsidRDefault="00000000" w:rsidRPr="00000000" w14:paraId="0000007D">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that's, that's what we see. And the reactions </w:t>
      </w:r>
      <w:r w:rsidDel="00000000" w:rsidR="00000000" w:rsidRPr="00000000">
        <w:rPr>
          <w:sz w:val="24"/>
          <w:szCs w:val="24"/>
          <w:rtl w:val="0"/>
        </w:rPr>
        <w:t xml:space="preserve"> are really all positive </w:t>
      </w:r>
      <w:r w:rsidDel="00000000" w:rsidR="00000000" w:rsidRPr="00000000">
        <w:rPr>
          <w:sz w:val="24"/>
          <w:szCs w:val="24"/>
          <w:rtl w:val="0"/>
        </w:rPr>
        <w:t xml:space="preserve"> from people we talk </w:t>
      </w:r>
      <w:r w:rsidDel="00000000" w:rsidR="00000000" w:rsidRPr="00000000">
        <w:rPr>
          <w:color w:val="6d6d6d"/>
          <w:sz w:val="24"/>
          <w:szCs w:val="24"/>
          <w:rtl w:val="0"/>
        </w:rPr>
        <w:t xml:space="preserve">[00:21:00]</w:t>
      </w:r>
      <w:r w:rsidDel="00000000" w:rsidR="00000000" w:rsidRPr="00000000">
        <w:rPr>
          <w:sz w:val="24"/>
          <w:szCs w:val="24"/>
          <w:rtl w:val="0"/>
        </w:rPr>
        <w:t xml:space="preserve"> with</w:t>
      </w:r>
    </w:p>
    <w:p w:rsidR="00000000" w:rsidDel="00000000" w:rsidP="00000000" w:rsidRDefault="00000000" w:rsidRPr="00000000" w14:paraId="0000007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another question I have and I'm curious about is, </w:t>
      </w:r>
      <w:r w:rsidDel="00000000" w:rsidR="00000000" w:rsidRPr="00000000">
        <w:rPr>
          <w:sz w:val="24"/>
          <w:szCs w:val="24"/>
          <w:rtl w:val="0"/>
        </w:rPr>
        <w:t xml:space="preserve"> does</w:t>
      </w:r>
      <w:r w:rsidDel="00000000" w:rsidR="00000000" w:rsidRPr="00000000">
        <w:rPr>
          <w:sz w:val="24"/>
          <w:szCs w:val="24"/>
          <w:rtl w:val="0"/>
        </w:rPr>
        <w:t xml:space="preserve"> Eilad A</w:t>
      </w:r>
      <w:r w:rsidDel="00000000" w:rsidR="00000000" w:rsidRPr="00000000">
        <w:rPr>
          <w:sz w:val="24"/>
          <w:szCs w:val="24"/>
          <w:rtl w:val="0"/>
        </w:rPr>
        <w:t xml:space="preserve">I disclose that it's an AI when it calls, you know, an insurance agent or, or it doesn't?</w:t>
      </w:r>
    </w:p>
    <w:p w:rsidR="00000000" w:rsidDel="00000000" w:rsidP="00000000" w:rsidRDefault="00000000" w:rsidRPr="00000000" w14:paraId="0000007F">
      <w:pPr>
        <w:spacing w:after="280" w:lineRule="auto"/>
        <w:rPr>
          <w:strike w:val="1"/>
          <w:color w:val="a3a3a3"/>
          <w:sz w:val="24"/>
          <w:szCs w:val="24"/>
        </w:rPr>
      </w:pPr>
      <w:r w:rsidDel="00000000" w:rsidR="00000000" w:rsidRPr="00000000">
        <w:rPr>
          <w:rtl w:val="0"/>
        </w:rPr>
      </w:r>
    </w:p>
    <w:p w:rsidR="00000000" w:rsidDel="00000000" w:rsidP="00000000" w:rsidRDefault="00000000" w:rsidRPr="00000000" w14:paraId="00000080">
      <w:pPr>
        <w:spacing w:after="280" w:lineRule="auto"/>
        <w:rPr>
          <w:strike w:val="1"/>
          <w:color w:val="a3a3a3"/>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Yeah. So that depends.</w:t>
      </w:r>
      <w:r w:rsidDel="00000000" w:rsidR="00000000" w:rsidRPr="00000000">
        <w:rPr>
          <w:sz w:val="24"/>
          <w:szCs w:val="24"/>
          <w:rtl w:val="0"/>
        </w:rPr>
        <w:t xml:space="preserve">we had a kind of an interesting experience where I think that if it's a, if you're talking to a human, there is </w:t>
      </w:r>
      <w:r w:rsidDel="00000000" w:rsidR="00000000" w:rsidRPr="00000000">
        <w:rPr>
          <w:sz w:val="24"/>
          <w:szCs w:val="24"/>
          <w:rtl w:val="0"/>
        </w:rPr>
        <w:t xml:space="preserve">an interest </w:t>
      </w:r>
      <w:r w:rsidDel="00000000" w:rsidR="00000000" w:rsidRPr="00000000">
        <w:rPr>
          <w:sz w:val="24"/>
          <w:szCs w:val="24"/>
          <w:rtl w:val="0"/>
        </w:rPr>
        <w:t xml:space="preserve"> in disclosing that. Right. If I'm talking to another bot, I think that's fair game.</w:t>
      </w:r>
      <w:r w:rsidDel="00000000" w:rsidR="00000000" w:rsidRPr="00000000">
        <w:rPr>
          <w:rtl w:val="0"/>
        </w:rPr>
      </w:r>
    </w:p>
    <w:p w:rsidR="00000000" w:rsidDel="00000000" w:rsidP="00000000" w:rsidRDefault="00000000" w:rsidRPr="00000000" w14:paraId="0000008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t>
      </w:r>
      <w:r w:rsidDel="00000000" w:rsidR="00000000" w:rsidRPr="00000000">
        <w:rPr>
          <w:sz w:val="24"/>
          <w:szCs w:val="24"/>
          <w:rtl w:val="0"/>
        </w:rPr>
        <w:t xml:space="preserve"> I'm also </w:t>
      </w:r>
      <w:r w:rsidDel="00000000" w:rsidR="00000000" w:rsidRPr="00000000">
        <w:rPr>
          <w:color w:val="6d6d6d"/>
          <w:sz w:val="24"/>
          <w:szCs w:val="24"/>
          <w:rtl w:val="0"/>
        </w:rPr>
        <w:t xml:space="preserve">[00:21:30]</w:t>
      </w:r>
      <w:r w:rsidDel="00000000" w:rsidR="00000000" w:rsidRPr="00000000">
        <w:rPr>
          <w:sz w:val="24"/>
          <w:szCs w:val="24"/>
          <w:rtl w:val="0"/>
        </w:rPr>
        <w:t xml:space="preserve"> kind of fascinated by new business models, </w:t>
      </w:r>
      <w:r w:rsidDel="00000000" w:rsidR="00000000" w:rsidRPr="00000000">
        <w:rPr>
          <w:sz w:val="24"/>
          <w:szCs w:val="24"/>
          <w:rtl w:val="0"/>
        </w:rPr>
        <w:t xml:space="preserve"> that come with AI. So are you, what, what is the business model in this case? Is it per call</w:t>
      </w:r>
    </w:p>
    <w:p w:rsidR="00000000" w:rsidDel="00000000" w:rsidP="00000000" w:rsidRDefault="00000000" w:rsidRPr="00000000" w14:paraId="00000082">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Yeah. We thought, we thought about it so hard and we, it was the most important thing for me is ROI for the customer. Of course it is right. But, </w:t>
      </w:r>
      <w:r w:rsidDel="00000000" w:rsidR="00000000" w:rsidRPr="00000000">
        <w:rPr>
          <w:sz w:val="24"/>
          <w:szCs w:val="24"/>
          <w:rtl w:val="0"/>
        </w:rPr>
        <w:t xml:space="preserve"> we don't charge per minute or anything</w:t>
      </w:r>
    </w:p>
    <w:p w:rsidR="00000000" w:rsidDel="00000000" w:rsidP="00000000" w:rsidRDefault="00000000" w:rsidRPr="00000000" w14:paraId="0000008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w:t>
      </w:r>
    </w:p>
    <w:p w:rsidR="00000000" w:rsidDel="00000000" w:rsidP="00000000" w:rsidRDefault="00000000" w:rsidRPr="00000000" w14:paraId="00000084">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charge per successful call. And what we call successful call is a human would not need </w:t>
      </w:r>
      <w:r w:rsidDel="00000000" w:rsidR="00000000" w:rsidRPr="00000000">
        <w:rPr>
          <w:color w:val="6d6d6d"/>
          <w:sz w:val="24"/>
          <w:szCs w:val="24"/>
          <w:rtl w:val="0"/>
        </w:rPr>
        <w:t xml:space="preserve">[00:22:00]</w:t>
      </w:r>
      <w:r w:rsidDel="00000000" w:rsidR="00000000" w:rsidRPr="00000000">
        <w:rPr>
          <w:sz w:val="24"/>
          <w:szCs w:val="24"/>
          <w:rtl w:val="0"/>
        </w:rPr>
        <w:t xml:space="preserve"> to do that.</w:t>
      </w:r>
    </w:p>
    <w:p w:rsidR="00000000" w:rsidDel="00000000" w:rsidP="00000000" w:rsidRDefault="00000000" w:rsidRPr="00000000" w14:paraId="00000085">
      <w:pPr>
        <w:spacing w:after="280" w:lineRule="auto"/>
        <w:rPr>
          <w:sz w:val="24"/>
          <w:szCs w:val="24"/>
        </w:rPr>
      </w:pPr>
      <w:r w:rsidDel="00000000" w:rsidR="00000000" w:rsidRPr="00000000">
        <w:rPr>
          <w:sz w:val="24"/>
          <w:szCs w:val="24"/>
          <w:rtl w:val="0"/>
        </w:rPr>
        <w:t xml:space="preserve">We have just eliminated the need for a human to touch this ever again.</w:t>
      </w:r>
    </w:p>
    <w:p w:rsidR="00000000" w:rsidDel="00000000" w:rsidP="00000000" w:rsidRDefault="00000000" w:rsidRPr="00000000" w14:paraId="0000008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job </w:t>
      </w:r>
      <w:r w:rsidDel="00000000" w:rsidR="00000000" w:rsidRPr="00000000">
        <w:rPr>
          <w:sz w:val="24"/>
          <w:szCs w:val="24"/>
          <w:shd w:fill="fdb7d6" w:val="clear"/>
          <w:rtl w:val="0"/>
        </w:rPr>
        <w:t xml:space="preserve">done</w:t>
      </w:r>
      <w:r w:rsidDel="00000000" w:rsidR="00000000" w:rsidRPr="00000000">
        <w:rPr>
          <w:sz w:val="24"/>
          <w:szCs w:val="24"/>
          <w:rtl w:val="0"/>
        </w:rPr>
        <w:t xml:space="preserve">. Huh.</w:t>
      </w:r>
    </w:p>
    <w:p w:rsidR="00000000" w:rsidDel="00000000" w:rsidP="00000000" w:rsidRDefault="00000000" w:rsidRPr="00000000" w14:paraId="00000087">
      <w:pPr>
        <w:spacing w:after="280" w:lineRule="auto"/>
        <w:rPr>
          <w:strike w:val="1"/>
          <w:color w:val="a3a3a3"/>
          <w:sz w:val="24"/>
          <w:szCs w:val="24"/>
        </w:rPr>
      </w:pPr>
      <w:r w:rsidDel="00000000" w:rsidR="00000000" w:rsidRPr="00000000">
        <w:rPr>
          <w:b w:val="1"/>
          <w:bCs w:val="1"/>
          <w:color w:val="61a75f"/>
          <w:sz w:val="24"/>
          <w:szCs w:val="24"/>
          <w:rtl w:val="0"/>
        </w:rPr>
        <w:t xml:space="preserve">Elad Ferber:</w:t>
      </w:r>
      <w:r w:rsidDel="00000000" w:rsidR="00000000" w:rsidRPr="00000000">
        <w:rPr>
          <w:rtl w:val="0"/>
        </w:rPr>
      </w:r>
    </w:p>
    <w:p w:rsidR="00000000" w:rsidDel="00000000" w:rsidP="00000000" w:rsidRDefault="00000000" w:rsidRPr="00000000" w14:paraId="00000088">
      <w:pPr>
        <w:spacing w:after="280" w:lineRule="auto"/>
        <w:rPr>
          <w:sz w:val="24"/>
          <w:szCs w:val="24"/>
        </w:rPr>
      </w:pPr>
      <w:r w:rsidDel="00000000" w:rsidR="00000000" w:rsidRPr="00000000">
        <w:rPr>
          <w:sz w:val="24"/>
          <w:szCs w:val="24"/>
          <w:rtl w:val="0"/>
        </w:rPr>
        <w:t xml:space="preserve">That's true also. On the, our order, um, pipelines and our document ingestion and data entry. Um, sometimes we will need a human in the loop and sometimes the order is so complex or unreadable that, you know, we can't do anything with it. We will basically align our ROI with the impact on the customer's </w:t>
      </w:r>
      <w:r w:rsidDel="00000000" w:rsidR="00000000" w:rsidRPr="00000000">
        <w:rPr>
          <w:color w:val="6d6d6d"/>
          <w:sz w:val="24"/>
          <w:szCs w:val="24"/>
          <w:rtl w:val="0"/>
        </w:rPr>
        <w:t xml:space="preserve">[00:22:30]</w:t>
      </w:r>
      <w:r w:rsidDel="00000000" w:rsidR="00000000" w:rsidRPr="00000000">
        <w:rPr>
          <w:sz w:val="24"/>
          <w:szCs w:val="24"/>
          <w:rtl w:val="0"/>
        </w:rPr>
        <w:t xml:space="preserve"> labor.</w:t>
      </w:r>
    </w:p>
    <w:p w:rsidR="00000000" w:rsidDel="00000000" w:rsidP="00000000" w:rsidRDefault="00000000" w:rsidRPr="00000000" w14:paraId="00000089">
      <w:pPr>
        <w:spacing w:after="280" w:lineRule="auto"/>
        <w:rPr>
          <w:sz w:val="24"/>
          <w:szCs w:val="24"/>
        </w:rPr>
      </w:pPr>
      <w:r w:rsidDel="00000000" w:rsidR="00000000" w:rsidRPr="00000000">
        <w:rPr>
          <w:sz w:val="24"/>
          <w:szCs w:val="24"/>
          <w:rtl w:val="0"/>
        </w:rPr>
        <w:t xml:space="preserve">we wanted to make sure we're priced in a way that makes it a no brainer for the customer to use us. If we were to take like a different approach of like a big chunky platform fee and, you know, pay per minute for everything we do for you. I feel like </w:t>
      </w:r>
      <w:r w:rsidDel="00000000" w:rsidR="00000000" w:rsidRPr="00000000">
        <w:rPr>
          <w:sz w:val="24"/>
          <w:szCs w:val="24"/>
          <w:rtl w:val="0"/>
        </w:rPr>
        <w:t xml:space="preserve"> customers are going to have a harder time committing to that because you're delaying the ROI discussion.</w:t>
      </w:r>
    </w:p>
    <w:p w:rsidR="00000000" w:rsidDel="00000000" w:rsidP="00000000" w:rsidRDefault="00000000" w:rsidRPr="00000000" w14:paraId="0000008A">
      <w:pPr>
        <w:spacing w:after="280" w:lineRule="auto"/>
        <w:rPr>
          <w:strike w:val="1"/>
          <w:color w:val="a3a3a3"/>
          <w:sz w:val="24"/>
          <w:szCs w:val="24"/>
        </w:rPr>
      </w:pPr>
      <w:r w:rsidDel="00000000" w:rsidR="00000000" w:rsidRPr="00000000">
        <w:rPr>
          <w:sz w:val="24"/>
          <w:szCs w:val="24"/>
          <w:rtl w:val="0"/>
        </w:rPr>
        <w:t xml:space="preserve">The ROI discussion is going to be there.</w:t>
      </w:r>
      <w:r w:rsidDel="00000000" w:rsidR="00000000" w:rsidRPr="00000000">
        <w:rPr>
          <w:rtl w:val="0"/>
        </w:rPr>
      </w:r>
    </w:p>
    <w:p w:rsidR="00000000" w:rsidDel="00000000" w:rsidP="00000000" w:rsidRDefault="00000000" w:rsidRPr="00000000" w14:paraId="0000008B">
      <w:pPr>
        <w:spacing w:after="280" w:lineRule="auto"/>
        <w:rPr>
          <w:strike w:val="1"/>
          <w:color w:val="a3a3a3"/>
          <w:sz w:val="24"/>
          <w:szCs w:val="24"/>
        </w:rPr>
      </w:pPr>
      <w:r w:rsidDel="00000000" w:rsidR="00000000" w:rsidRPr="00000000">
        <w:rPr>
          <w:sz w:val="24"/>
          <w:szCs w:val="24"/>
          <w:rtl w:val="0"/>
        </w:rPr>
        <w:t xml:space="preserve"> ROI leads the way. And, and that's what we believe in. So, </w:t>
      </w:r>
      <w:r w:rsidDel="00000000" w:rsidR="00000000" w:rsidRPr="00000000">
        <w:rPr>
          <w:sz w:val="24"/>
          <w:szCs w:val="24"/>
          <w:rtl w:val="0"/>
        </w:rPr>
        <w:t xml:space="preserve"> that's how we kind of decide on our business model.</w:t>
      </w:r>
      <w:r w:rsidDel="00000000" w:rsidR="00000000" w:rsidRPr="00000000">
        <w:rPr>
          <w:rtl w:val="0"/>
        </w:rPr>
      </w:r>
    </w:p>
    <w:p w:rsidR="00000000" w:rsidDel="00000000" w:rsidP="00000000" w:rsidRDefault="00000000" w:rsidRPr="00000000" w14:paraId="0000008C">
      <w:pPr>
        <w:spacing w:after="280" w:lineRule="auto"/>
        <w:rPr>
          <w:b w:val="1"/>
          <w:bCs w:val="1"/>
          <w:color w:val="b60041"/>
          <w:sz w:val="26"/>
          <w:szCs w:val="26"/>
        </w:rPr>
      </w:pPr>
      <w:r w:rsidDel="00000000" w:rsidR="00000000" w:rsidRPr="00000000">
        <w:rPr>
          <w:rtl w:val="0"/>
        </w:rPr>
      </w:r>
    </w:p>
    <w:p w:rsidR="00000000" w:rsidDel="00000000" w:rsidP="00000000" w:rsidRDefault="00000000" w:rsidRPr="00000000" w14:paraId="0000008D">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We're going to take a short break. But when we come back,  Elad and I talk about what an agentic future could look like.</w:t>
      </w:r>
    </w:p>
    <w:p w:rsidR="00000000" w:rsidDel="00000000" w:rsidP="00000000" w:rsidRDefault="00000000" w:rsidRPr="00000000" w14:paraId="0000008E">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8F">
      <w:pPr>
        <w:spacing w:after="280" w:lineRule="auto"/>
        <w:rPr>
          <w:strike w:val="1"/>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SynthPOP is really focused on building AI agents that automate these kind of mundane tasks in the healthcare system. I want to move us on to What is the place for AI agents in our everyday lives? I'm curious. Where you think the opportunity for AI </w:t>
      </w:r>
      <w:r w:rsidDel="00000000" w:rsidR="00000000" w:rsidRPr="00000000">
        <w:rPr>
          <w:color w:val="6d6d6d"/>
          <w:sz w:val="24"/>
          <w:szCs w:val="24"/>
          <w:rtl w:val="0"/>
        </w:rPr>
        <w:t xml:space="preserve">[00:23:30]</w:t>
      </w:r>
      <w:r w:rsidDel="00000000" w:rsidR="00000000" w:rsidRPr="00000000">
        <w:rPr>
          <w:sz w:val="24"/>
          <w:szCs w:val="24"/>
          <w:rtl w:val="0"/>
        </w:rPr>
        <w:t xml:space="preserve"> agents is for consumers. And where do we stand with that? Have you seen any examples that, that are, you know, that have impressed you or you found curious? </w:t>
      </w:r>
    </w:p>
    <w:p w:rsidR="00000000" w:rsidDel="00000000" w:rsidP="00000000" w:rsidRDefault="00000000" w:rsidRPr="00000000" w14:paraId="00000090">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Yeah. So</w:t>
      </w:r>
      <w:r w:rsidDel="00000000" w:rsidR="00000000" w:rsidRPr="00000000">
        <w:rPr>
          <w:sz w:val="24"/>
          <w:szCs w:val="24"/>
          <w:rtl w:val="0"/>
        </w:rPr>
        <w:t xml:space="preserve">I'd </w:t>
      </w:r>
      <w:r w:rsidDel="00000000" w:rsidR="00000000" w:rsidRPr="00000000">
        <w:rPr>
          <w:sz w:val="24"/>
          <w:szCs w:val="24"/>
          <w:rtl w:val="0"/>
        </w:rPr>
        <w:t xml:space="preserve"> like an AI that can handle my communications, but I actually would like it to </w:t>
      </w:r>
      <w:r w:rsidDel="00000000" w:rsidR="00000000" w:rsidRPr="00000000">
        <w:rPr>
          <w:sz w:val="24"/>
          <w:szCs w:val="24"/>
          <w:rtl w:val="0"/>
        </w:rPr>
        <w:t xml:space="preserve">asked me maybe five </w:t>
      </w:r>
      <w:r w:rsidDel="00000000" w:rsidR="00000000" w:rsidRPr="00000000">
        <w:rPr>
          <w:sz w:val="24"/>
          <w:szCs w:val="24"/>
          <w:rtl w:val="0"/>
        </w:rPr>
        <w:t xml:space="preserve"> questions that will help it actually. Understand my mood today, because you know what? Maybe I've had a crazy dream. I have a new vision about what who I am and what I want to do in this world.</w:t>
      </w:r>
    </w:p>
    <w:p w:rsidR="00000000" w:rsidDel="00000000" w:rsidP="00000000" w:rsidRDefault="00000000" w:rsidRPr="00000000" w14:paraId="00000091">
      <w:pPr>
        <w:spacing w:after="280" w:lineRule="auto"/>
        <w:rPr>
          <w:sz w:val="24"/>
          <w:szCs w:val="24"/>
        </w:rPr>
      </w:pPr>
      <w:r w:rsidDel="00000000" w:rsidR="00000000" w:rsidRPr="00000000">
        <w:rPr>
          <w:sz w:val="24"/>
          <w:szCs w:val="24"/>
          <w:rtl w:val="0"/>
        </w:rPr>
        <w:t xml:space="preserve">And </w:t>
      </w:r>
      <w:r w:rsidDel="00000000" w:rsidR="00000000" w:rsidRPr="00000000">
        <w:rPr>
          <w:color w:val="6d6d6d"/>
          <w:sz w:val="24"/>
          <w:szCs w:val="24"/>
          <w:rtl w:val="0"/>
        </w:rPr>
        <w:t xml:space="preserve">[00:24:00]</w:t>
      </w:r>
      <w:r w:rsidDel="00000000" w:rsidR="00000000" w:rsidRPr="00000000">
        <w:rPr>
          <w:sz w:val="24"/>
          <w:szCs w:val="24"/>
          <w:rtl w:val="0"/>
        </w:rPr>
        <w:t xml:space="preserve"> actually, I'm going to answer those emails a little differently than what I've done so far. and that's, </w:t>
      </w:r>
      <w:r w:rsidDel="00000000" w:rsidR="00000000" w:rsidRPr="00000000">
        <w:rPr>
          <w:sz w:val="24"/>
          <w:szCs w:val="24"/>
          <w:rtl w:val="0"/>
        </w:rPr>
        <w:t xml:space="preserve"> part of the, the friction today with adopting </w:t>
      </w:r>
      <w:r w:rsidDel="00000000" w:rsidR="00000000" w:rsidRPr="00000000">
        <w:rPr>
          <w:sz w:val="24"/>
          <w:szCs w:val="24"/>
          <w:rtl w:val="0"/>
        </w:rPr>
        <w:t xml:space="preserve"> AI tools that can scour your emails and try to kind of get your style.</w:t>
      </w:r>
    </w:p>
    <w:p w:rsidR="00000000" w:rsidDel="00000000" w:rsidP="00000000" w:rsidRDefault="00000000" w:rsidRPr="00000000" w14:paraId="00000092">
      <w:pPr>
        <w:spacing w:after="280" w:lineRule="auto"/>
        <w:rPr>
          <w:sz w:val="24"/>
          <w:szCs w:val="24"/>
        </w:rPr>
      </w:pPr>
      <w:r w:rsidDel="00000000" w:rsidR="00000000" w:rsidRPr="00000000">
        <w:rPr>
          <w:sz w:val="24"/>
          <w:szCs w:val="24"/>
          <w:rtl w:val="0"/>
        </w:rPr>
        <w:t xml:space="preserve">And, </w:t>
      </w:r>
      <w:r w:rsidDel="00000000" w:rsidR="00000000" w:rsidRPr="00000000">
        <w:rPr>
          <w:sz w:val="24"/>
          <w:szCs w:val="24"/>
          <w:rtl w:val="0"/>
        </w:rPr>
        <w:t xml:space="preserve"> you know, I've tried Gemini AI or even chat GPT or try to kind of draft an email, I rarely just accept what it is and send </w:t>
      </w:r>
      <w:r w:rsidDel="00000000" w:rsidR="00000000" w:rsidRPr="00000000">
        <w:rPr>
          <w:sz w:val="24"/>
          <w:szCs w:val="24"/>
          <w:rtl w:val="0"/>
        </w:rPr>
        <w:t xml:space="preserve"> not because I have a problem with AI generate a text necessarily, but because it actually doesn't exactly capture my. emotion, </w:t>
      </w:r>
      <w:r w:rsidDel="00000000" w:rsidR="00000000" w:rsidRPr="00000000">
        <w:rPr>
          <w:color w:val="6d6d6d"/>
          <w:sz w:val="24"/>
          <w:szCs w:val="24"/>
          <w:rtl w:val="0"/>
        </w:rPr>
        <w:t xml:space="preserve">[00:24:30]</w:t>
      </w:r>
      <w:r w:rsidDel="00000000" w:rsidR="00000000" w:rsidRPr="00000000">
        <w:rPr>
          <w:sz w:val="24"/>
          <w:szCs w:val="24"/>
          <w:rtl w:val="0"/>
        </w:rPr>
        <w:t xml:space="preserve"> my vision, </w:t>
      </w:r>
      <w:r w:rsidDel="00000000" w:rsidR="00000000" w:rsidRPr="00000000">
        <w:rPr>
          <w:sz w:val="24"/>
          <w:szCs w:val="24"/>
          <w:rtl w:val="0"/>
        </w:rPr>
        <w:t xml:space="preserve"> my purpose.</w:t>
      </w:r>
    </w:p>
    <w:p w:rsidR="00000000" w:rsidDel="00000000" w:rsidP="00000000" w:rsidRDefault="00000000" w:rsidRPr="00000000" w14:paraId="00000093">
      <w:pPr>
        <w:spacing w:after="280" w:lineRule="auto"/>
        <w:rPr>
          <w:sz w:val="24"/>
          <w:szCs w:val="24"/>
        </w:rPr>
      </w:pPr>
      <w:r w:rsidDel="00000000" w:rsidR="00000000" w:rsidRPr="00000000">
        <w:rPr>
          <w:sz w:val="24"/>
          <w:szCs w:val="24"/>
          <w:rtl w:val="0"/>
        </w:rPr>
        <w:t xml:space="preserve">And I feel like being better at that requires some back and forth with who you are at the moment, because we are living and breathing animals. And we're changing from moment to moment, we're doing this interview in the morning, if we're doing an afternoon, could we could have been a little different. And so I wanted to capture me and as I changed throughout the day.</w:t>
      </w:r>
    </w:p>
    <w:p w:rsidR="00000000" w:rsidDel="00000000" w:rsidP="00000000" w:rsidRDefault="00000000" w:rsidRPr="00000000" w14:paraId="00000094">
      <w:pPr>
        <w:spacing w:after="280" w:lineRule="auto"/>
        <w:rPr>
          <w:sz w:val="24"/>
          <w:szCs w:val="24"/>
        </w:rPr>
      </w:pPr>
      <w:r w:rsidDel="00000000" w:rsidR="00000000" w:rsidRPr="00000000">
        <w:rPr>
          <w:sz w:val="24"/>
          <w:szCs w:val="24"/>
          <w:rtl w:val="0"/>
        </w:rPr>
        <w:t xml:space="preserve">And I think that Sensitivity to the other side is critical.</w:t>
      </w:r>
    </w:p>
    <w:p w:rsidR="00000000" w:rsidDel="00000000" w:rsidP="00000000" w:rsidRDefault="00000000" w:rsidRPr="00000000" w14:paraId="0000009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As a CEO, what's keeping you up at night?</w:t>
      </w:r>
    </w:p>
    <w:p w:rsidR="00000000" w:rsidDel="00000000" w:rsidP="00000000" w:rsidRDefault="00000000" w:rsidRPr="00000000" w14:paraId="00000096">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w:t>
      </w:r>
      <w:r w:rsidDel="00000000" w:rsidR="00000000" w:rsidRPr="00000000">
        <w:rPr>
          <w:sz w:val="24"/>
          <w:szCs w:val="24"/>
          <w:rtl w:val="0"/>
        </w:rPr>
        <w:t xml:space="preserve">I can sleep pretty well.</w:t>
      </w:r>
    </w:p>
    <w:p w:rsidR="00000000" w:rsidDel="00000000" w:rsidP="00000000" w:rsidRDefault="00000000" w:rsidRPr="00000000" w14:paraId="00000097">
      <w:pPr>
        <w:spacing w:after="280" w:lineRule="auto"/>
        <w:rPr>
          <w:sz w:val="24"/>
          <w:szCs w:val="24"/>
          <w:shd w:fill="fdb7d6" w:val="clear"/>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That's good. That's good. I love that.</w:t>
      </w:r>
    </w:p>
    <w:p w:rsidR="00000000" w:rsidDel="00000000" w:rsidP="00000000" w:rsidRDefault="00000000" w:rsidRPr="00000000" w14:paraId="00000098">
      <w:pPr>
        <w:spacing w:after="280" w:lineRule="auto"/>
        <w:rPr>
          <w:sz w:val="24"/>
          <w:szCs w:val="24"/>
          <w:shd w:fill="fdb7d6" w:val="clear"/>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w:t>
      </w:r>
      <w:r w:rsidDel="00000000" w:rsidR="00000000" w:rsidRPr="00000000">
        <w:rPr>
          <w:sz w:val="24"/>
          <w:szCs w:val="24"/>
          <w:shd w:fill="fdb7d6" w:val="clear"/>
          <w:rtl w:val="0"/>
        </w:rPr>
        <w:t xml:space="preserve">young kids,</w:t>
      </w:r>
    </w:p>
    <w:p w:rsidR="00000000" w:rsidDel="00000000" w:rsidP="00000000" w:rsidRDefault="00000000" w:rsidRPr="00000000" w14:paraId="00000099">
      <w:pPr>
        <w:spacing w:after="280" w:lineRule="auto"/>
        <w:rPr>
          <w:sz w:val="24"/>
          <w:szCs w:val="24"/>
          <w:shd w:fill="fdb7d6" w:val="clear"/>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Okay. How old are your kids?</w:t>
      </w:r>
    </w:p>
    <w:p w:rsidR="00000000" w:rsidDel="00000000" w:rsidP="00000000" w:rsidRDefault="00000000" w:rsidRPr="00000000" w14:paraId="0000009A">
      <w:pPr>
        <w:spacing w:after="280" w:lineRule="auto"/>
        <w:rPr>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w:t>
      </w:r>
      <w:r w:rsidDel="00000000" w:rsidR="00000000" w:rsidRPr="00000000">
        <w:rPr>
          <w:sz w:val="24"/>
          <w:szCs w:val="24"/>
          <w:shd w:fill="fdb7d6" w:val="clear"/>
          <w:rtl w:val="0"/>
        </w:rPr>
        <w:t xml:space="preserve">uh, one in three</w:t>
      </w:r>
      <w:r w:rsidDel="00000000" w:rsidR="00000000" w:rsidRPr="00000000">
        <w:rPr>
          <w:sz w:val="24"/>
          <w:szCs w:val="24"/>
          <w:rtl w:val="0"/>
        </w:rPr>
        <w:t xml:space="preserve">.but what, what keeps me up at night, maybe metaphorically is </w:t>
      </w:r>
      <w:r w:rsidDel="00000000" w:rsidR="00000000" w:rsidRPr="00000000">
        <w:rPr>
          <w:color w:val="6d6d6d"/>
          <w:sz w:val="24"/>
          <w:szCs w:val="24"/>
          <w:rtl w:val="0"/>
        </w:rPr>
        <w:t xml:space="preserve">[00:25:30]</w:t>
      </w:r>
      <w:r w:rsidDel="00000000" w:rsidR="00000000" w:rsidRPr="00000000">
        <w:rPr>
          <w:sz w:val="24"/>
          <w:szCs w:val="24"/>
          <w:rtl w:val="0"/>
        </w:rPr>
        <w:t xml:space="preserve"> how fast to expand. Tha t's really kind of interesting problem because always kind of keeping that tension of being able to serve and expand with our current customers and learn to do that better versus rapidly expanding to the blue ocean of opportunity.</w:t>
      </w:r>
    </w:p>
    <w:p w:rsidR="00000000" w:rsidDel="00000000" w:rsidP="00000000" w:rsidRDefault="00000000" w:rsidRPr="00000000" w14:paraId="0000009B">
      <w:pPr>
        <w:spacing w:after="280" w:lineRule="auto"/>
        <w:rPr>
          <w:strike w:val="1"/>
          <w:color w:val="a3a3a3"/>
          <w:sz w:val="24"/>
          <w:szCs w:val="24"/>
        </w:rPr>
      </w:pPr>
      <w:r w:rsidDel="00000000" w:rsidR="00000000" w:rsidRPr="00000000">
        <w:rPr>
          <w:sz w:val="24"/>
          <w:szCs w:val="24"/>
          <w:rtl w:val="0"/>
        </w:rPr>
        <w:t xml:space="preserve">Yeah. And getting more and more new customers and new use cases. And yes, </w:t>
      </w:r>
      <w:r w:rsidDel="00000000" w:rsidR="00000000" w:rsidRPr="00000000">
        <w:rPr>
          <w:color w:val="6d6d6d"/>
          <w:sz w:val="24"/>
          <w:szCs w:val="24"/>
          <w:rtl w:val="0"/>
        </w:rPr>
        <w:t xml:space="preserve">[00:26:00]</w:t>
      </w:r>
      <w:r w:rsidDel="00000000" w:rsidR="00000000" w:rsidRPr="00000000">
        <w:rPr>
          <w:sz w:val="24"/>
          <w:szCs w:val="24"/>
          <w:rtl w:val="0"/>
        </w:rPr>
        <w:t xml:space="preserve"> we've built a composable and scalable architecture, but it still takes time and effort and technical, </w:t>
      </w:r>
      <w:r w:rsidDel="00000000" w:rsidR="00000000" w:rsidRPr="00000000">
        <w:rPr>
          <w:sz w:val="24"/>
          <w:szCs w:val="24"/>
          <w:rtl w:val="0"/>
        </w:rPr>
        <w:t xml:space="preserve"> work to serve those markets and new customers, that it's always like an interesting dile</w:t>
      </w:r>
      <w:r w:rsidDel="00000000" w:rsidR="00000000" w:rsidRPr="00000000">
        <w:rPr>
          <w:sz w:val="24"/>
          <w:szCs w:val="24"/>
          <w:rtl w:val="0"/>
        </w:rPr>
        <w:t xml:space="preserve">mma.</w:t>
      </w:r>
      <w:r w:rsidDel="00000000" w:rsidR="00000000" w:rsidRPr="00000000">
        <w:rPr>
          <w:sz w:val="24"/>
          <w:szCs w:val="24"/>
          <w:rtl w:val="0"/>
        </w:rPr>
        <w:t xml:space="preserve"> it's a blue ocean out there and we need to, we need to go after it and we're going after it. But what is the best way for us to do that? That's kind of the interesting pull.</w:t>
      </w:r>
      <w:r w:rsidDel="00000000" w:rsidR="00000000" w:rsidRPr="00000000">
        <w:rPr>
          <w:rtl w:val="0"/>
        </w:rPr>
      </w:r>
    </w:p>
    <w:p w:rsidR="00000000" w:rsidDel="00000000" w:rsidP="00000000" w:rsidRDefault="00000000" w:rsidRPr="00000000" w14:paraId="0000009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Thank you, Eilat, for joining us. This was awesome. I learned so much.</w:t>
      </w:r>
    </w:p>
    <w:p w:rsidR="00000000" w:rsidDel="00000000" w:rsidP="00000000" w:rsidRDefault="00000000" w:rsidRPr="00000000" w14:paraId="0000009D">
      <w:pPr>
        <w:spacing w:after="280" w:lineRule="auto"/>
        <w:rPr>
          <w:strike w:val="1"/>
          <w:color w:val="a3a3a3"/>
          <w:sz w:val="24"/>
          <w:szCs w:val="24"/>
        </w:rPr>
      </w:pPr>
      <w:r w:rsidDel="00000000" w:rsidR="00000000" w:rsidRPr="00000000">
        <w:rPr>
          <w:b w:val="1"/>
          <w:bCs w:val="1"/>
          <w:color w:val="61a75f"/>
          <w:sz w:val="24"/>
          <w:szCs w:val="24"/>
          <w:rtl w:val="0"/>
        </w:rPr>
        <w:t xml:space="preserve">Elad Ferber:</w:t>
      </w:r>
      <w:r w:rsidDel="00000000" w:rsidR="00000000" w:rsidRPr="00000000">
        <w:rPr>
          <w:sz w:val="24"/>
          <w:szCs w:val="24"/>
          <w:rtl w:val="0"/>
        </w:rPr>
        <w:t xml:space="preserve"> Thank you so much Rana for having me.</w:t>
      </w:r>
      <w:r w:rsidDel="00000000" w:rsidR="00000000" w:rsidRPr="00000000">
        <w:rPr>
          <w:rtl w:val="0"/>
        </w:rPr>
      </w:r>
    </w:p>
    <w:p w:rsidR="00000000" w:rsidDel="00000000" w:rsidP="00000000" w:rsidRDefault="00000000" w:rsidRPr="00000000" w14:paraId="0000009E">
      <w:pPr>
        <w:rPr>
          <w:b w:val="1"/>
          <w:bCs w:val="1"/>
          <w:sz w:val="26"/>
          <w:szCs w:val="26"/>
        </w:rPr>
      </w:pPr>
      <w:r w:rsidDel="00000000" w:rsidR="00000000" w:rsidRPr="00000000">
        <w:rPr>
          <w:b w:val="1"/>
          <w:bCs w:val="1"/>
          <w:sz w:val="26"/>
          <w:szCs w:val="26"/>
          <w:rtl w:val="0"/>
        </w:rPr>
        <w:t xml:space="preserve">[CLOSING IDEA/THOUGHTS FROM RANA ABOUT NEAR-FUTURE AGENTIC AI] </w:t>
      </w:r>
    </w:p>
    <w:p w:rsidR="00000000" w:rsidDel="00000000" w:rsidP="00000000" w:rsidRDefault="00000000" w:rsidRPr="00000000" w14:paraId="0000009F">
      <w:pPr>
        <w:rPr>
          <w:b w:val="1"/>
          <w:bCs w:val="1"/>
          <w:sz w:val="26"/>
          <w:szCs w:val="26"/>
        </w:rPr>
      </w:pPr>
      <w:r w:rsidDel="00000000" w:rsidR="00000000" w:rsidRPr="00000000">
        <w:rPr>
          <w:rtl w:val="0"/>
        </w:rPr>
      </w:r>
    </w:p>
    <w:p w:rsidR="00000000" w:rsidDel="00000000" w:rsidP="00000000" w:rsidRDefault="00000000" w:rsidRPr="00000000" w14:paraId="000000A0">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 </w:t>
      </w:r>
      <w:r w:rsidDel="00000000" w:rsidR="00000000" w:rsidRPr="00000000">
        <w:rPr>
          <w:b w:val="1"/>
          <w:bCs w:val="1"/>
          <w:color w:val="0000ff"/>
          <w:sz w:val="26"/>
          <w:szCs w:val="26"/>
          <w:rtl w:val="0"/>
        </w:rPr>
        <w:t xml:space="preserve">There is still so much to develop when it comes to AI Agents. Synthpop is making AI agents for businesses. But how cool will it be to have a consumer-facing AI Agent to schedule your doctor’s appointments. I STILL need to schedule that colonoscopy.</w:t>
      </w:r>
    </w:p>
    <w:p w:rsidR="00000000" w:rsidDel="00000000" w:rsidP="00000000" w:rsidRDefault="00000000" w:rsidRPr="00000000" w14:paraId="000000A1">
      <w:pPr>
        <w:spacing w:after="280" w:lineRule="auto"/>
        <w:rPr>
          <w:b w:val="1"/>
          <w:bCs w:val="1"/>
          <w:color w:val="0000ff"/>
          <w:sz w:val="26"/>
          <w:szCs w:val="26"/>
        </w:rPr>
      </w:pPr>
      <w:r w:rsidDel="00000000" w:rsidR="00000000" w:rsidRPr="00000000">
        <w:rPr>
          <w:b w:val="1"/>
          <w:bCs w:val="1"/>
          <w:color w:val="0000ff"/>
          <w:sz w:val="26"/>
          <w:szCs w:val="26"/>
          <w:rtl w:val="0"/>
        </w:rPr>
        <w:t xml:space="preserve">On this podcast, we are going to continue talking about what our Agentic future will look like. There’s so much to dig into here. Not just about what is possible … but also about how to develop AI agents safely and ethically.</w:t>
      </w:r>
      <w:r w:rsidDel="00000000" w:rsidR="00000000" w:rsidRPr="00000000">
        <w:rPr>
          <w:rtl w:val="0"/>
        </w:rPr>
      </w:r>
    </w:p>
    <w:p w:rsidR="00000000" w:rsidDel="00000000" w:rsidP="00000000" w:rsidRDefault="00000000" w:rsidRPr="00000000" w14:paraId="000000A2">
      <w:pPr>
        <w:rPr>
          <w:b w:val="1"/>
          <w:bCs w:val="1"/>
          <w:sz w:val="26"/>
          <w:szCs w:val="26"/>
        </w:rPr>
      </w:pPr>
      <w:r w:rsidDel="00000000" w:rsidR="00000000" w:rsidRPr="00000000">
        <w:rPr>
          <w:rtl w:val="0"/>
        </w:rPr>
      </w:r>
    </w:p>
    <w:p w:rsidR="00000000" w:rsidDel="00000000" w:rsidP="00000000" w:rsidRDefault="00000000" w:rsidRPr="00000000" w14:paraId="000000A3">
      <w:pPr>
        <w:rPr>
          <w:b w:val="1"/>
          <w:bCs w:val="1"/>
          <w:sz w:val="26"/>
          <w:szCs w:val="26"/>
        </w:rPr>
      </w:pPr>
      <w:r w:rsidDel="00000000" w:rsidR="00000000" w:rsidRPr="00000000">
        <w:rPr>
          <w:b w:val="1"/>
          <w:bCs w:val="1"/>
          <w:sz w:val="26"/>
          <w:szCs w:val="26"/>
          <w:rtl w:val="0"/>
        </w:rPr>
        <w:t xml:space="preserve">[CTA]</w:t>
      </w:r>
    </w:p>
    <w:p w:rsidR="00000000" w:rsidDel="00000000" w:rsidP="00000000" w:rsidRDefault="00000000" w:rsidRPr="00000000" w14:paraId="000000A4">
      <w:pPr>
        <w:rPr>
          <w:b w:val="1"/>
          <w:bCs w:val="1"/>
          <w:sz w:val="26"/>
          <w:szCs w:val="26"/>
        </w:rPr>
      </w:pPr>
      <w:r w:rsidDel="00000000" w:rsidR="00000000" w:rsidRPr="00000000">
        <w:rPr>
          <w:rtl w:val="0"/>
        </w:rPr>
      </w:r>
    </w:p>
    <w:p w:rsidR="00000000" w:rsidDel="00000000" w:rsidP="00000000" w:rsidRDefault="00000000" w:rsidRPr="00000000" w14:paraId="000000A5">
      <w:pPr>
        <w:rPr>
          <w:b w:val="1"/>
          <w:bCs w:val="1"/>
          <w:sz w:val="26"/>
          <w:szCs w:val="26"/>
        </w:rPr>
      </w:pPr>
      <w:r w:rsidDel="00000000" w:rsidR="00000000" w:rsidRPr="00000000">
        <w:rPr>
          <w:b w:val="1"/>
          <w:bCs w:val="1"/>
          <w:sz w:val="26"/>
          <w:szCs w:val="26"/>
          <w:rtl w:val="0"/>
        </w:rPr>
        <w:t xml:space="preserve">[CREDITS]</w:t>
      </w:r>
      <w:r w:rsidDel="00000000" w:rsidR="00000000" w:rsidRPr="00000000">
        <w:rPr>
          <w:rtl w:val="0"/>
        </w:rPr>
      </w:r>
    </w:p>
    <w:p w:rsidR="00000000" w:rsidDel="00000000" w:rsidP="00000000" w:rsidRDefault="00000000" w:rsidRPr="00000000" w14:paraId="000000A6">
      <w:pPr>
        <w:rPr>
          <w:b w:val="1"/>
          <w:bCs w:val="1"/>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chel Ishikawa" w:id="1" w:date="2024-10-11T20:37:06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need to record this</w:t>
      </w:r>
    </w:p>
  </w:comment>
  <w:comment w:author="Rachel Ishikawa" w:id="2" w:date="2024-10-11T20:38:19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note, Rana, your VO below weaves in an and out with the Synthpop demo</w:t>
      </w:r>
    </w:p>
  </w:comment>
  <w:comment w:author="Rachel Ishikawa" w:id="0" w:date="2024-10-14T14:51:56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https://www.healthaffairs.org/content/briefs/role-administrative-waste-excess-us-health-spending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